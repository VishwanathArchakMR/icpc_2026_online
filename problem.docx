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A9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jc w:val="center"/>
        <w:rPr>
          <w:rFonts w:ascii="Helvetica" w:hAnsi="Helvetica" w:eastAsia="Helvetica" w:cs="Helvetica"/>
          <w:i w:val="0"/>
          <w:iCs w:val="0"/>
          <w:caps w:val="0"/>
          <w:color w:val="222222"/>
          <w:spacing w:val="0"/>
          <w:sz w:val="31"/>
          <w:szCs w:val="31"/>
        </w:rPr>
      </w:pPr>
      <w:r>
        <w:rPr>
          <w:rFonts w:hint="default" w:ascii="Helvetica" w:hAnsi="Helvetica" w:eastAsia="Helvetica" w:cs="Helvetica"/>
          <w:i w:val="0"/>
          <w:iCs w:val="0"/>
          <w:caps w:val="0"/>
          <w:color w:val="222222"/>
          <w:spacing w:val="0"/>
          <w:kern w:val="0"/>
          <w:sz w:val="31"/>
          <w:szCs w:val="31"/>
          <w:shd w:val="clear" w:fill="FFFFFF"/>
          <w:lang w:val="en-US" w:eastAsia="zh-CN" w:bidi="ar"/>
        </w:rPr>
        <w:t>A. Edge–Cloud Collaborative Scheduling</w:t>
      </w:r>
    </w:p>
    <w:p w14:paraId="65F5AA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t>time limit per test</w:t>
      </w:r>
    </w:p>
    <w:p w14:paraId="5E9263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t>15 seconds</w:t>
      </w:r>
    </w:p>
    <w:p w14:paraId="3C133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t>memory limit per test</w:t>
      </w:r>
    </w:p>
    <w:p w14:paraId="47C53A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t>256 megabytes</w:t>
      </w:r>
    </w:p>
    <w:p w14:paraId="5934BD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This is an interactive scheduling problem. The "interactor" sends events as they happen; after each event group, you choose ready tasks to start. You never predict future requests. For a fixed test it is deterministic and non-adaptive: the same legal responses produce the same events and score.</w:t>
      </w:r>
    </w:p>
    <w:p w14:paraId="179A29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IMPORTANT: YES, THERE WILL BE A SYSTEM TEST AFTER THE CHALLENGE.</w:t>
      </w:r>
    </w:p>
    <w:p w14:paraId="74F289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No AI Background Is Needed</w:t>
      </w:r>
    </w:p>
    <w:p w14:paraId="09F534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Treat this as jobs moving through computers; no text-generation knowledge is needed. A </w:t>
      </w:r>
      <w:r>
        <w:rPr>
          <w:rFonts w:hint="default" w:ascii="Helvetica" w:hAnsi="Helvetica" w:eastAsia="Helvetica" w:cs="Helvetica"/>
          <w:b/>
          <w:bCs/>
          <w:i w:val="0"/>
          <w:iCs w:val="0"/>
          <w:caps w:val="0"/>
          <w:color w:val="222222"/>
          <w:spacing w:val="0"/>
          <w:sz w:val="21"/>
          <w:szCs w:val="21"/>
          <w:shd w:val="clear" w:fill="FFFFFF"/>
        </w:rPr>
        <w:t>token</w:t>
      </w:r>
      <w:r>
        <w:rPr>
          <w:rFonts w:hint="default" w:ascii="Helvetica" w:hAnsi="Helvetica" w:eastAsia="Helvetica" w:cs="Helvetica"/>
          <w:i w:val="0"/>
          <w:iCs w:val="0"/>
          <w:caps w:val="0"/>
          <w:color w:val="222222"/>
          <w:spacing w:val="0"/>
          <w:sz w:val="21"/>
          <w:szCs w:val="21"/>
          <w:shd w:val="clear" w:fill="FFFFFF"/>
        </w:rPr>
        <w:t> is one output unit. Commands </w:t>
      </w:r>
      <w:r>
        <w:rPr>
          <w:rFonts w:hint="default" w:ascii="Helvetica" w:hAnsi="Helvetica" w:eastAsia="Helvetica" w:cs="Helvetica"/>
          <w:b/>
          <w:bCs/>
          <w:i w:val="0"/>
          <w:iCs w:val="0"/>
          <w:caps w:val="0"/>
          <w:color w:val="222222"/>
          <w:spacing w:val="0"/>
          <w:sz w:val="21"/>
          <w:szCs w:val="21"/>
          <w:shd w:val="clear" w:fill="FFFFFF"/>
        </w:rPr>
        <w:t>P PRE</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P PROC</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P POST</w:t>
      </w:r>
      <w:r>
        <w:rPr>
          <w:rFonts w:hint="default" w:ascii="Helvetica" w:hAnsi="Helvetica" w:eastAsia="Helvetica" w:cs="Helvetica"/>
          <w:i w:val="0"/>
          <w:iCs w:val="0"/>
          <w:caps w:val="0"/>
          <w:color w:val="222222"/>
          <w:spacing w:val="0"/>
          <w:sz w:val="21"/>
          <w:szCs w:val="21"/>
          <w:shd w:val="clear" w:fill="FFFFFF"/>
        </w:rPr>
        <w:t> prepare a request once; </w:t>
      </w: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produce one token. Both follow local </w:t>
      </w:r>
      <w:r>
        <w:rPr>
          <w:rFonts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remote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local.</w:t>
      </w:r>
    </w:p>
    <w:tbl>
      <w:tblPr>
        <w:tblStyle w:val="3"/>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66"/>
        <w:gridCol w:w="6108"/>
      </w:tblGrid>
      <w:tr w14:paraId="16E03B8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A6C10FB">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Term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447A50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Meaning</w:t>
            </w:r>
          </w:p>
        </w:tc>
      </w:tr>
      <w:tr w14:paraId="010AC7C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46F6AC1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edge / local</w:t>
            </w: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1ACB199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the one computer beside users</w:t>
            </w:r>
          </w:p>
        </w:tc>
      </w:tr>
      <w:tr w14:paraId="2D8ECA3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567C96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cloud / remote</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CA2AEC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one of </w:t>
            </w:r>
            <w:r>
              <w:rPr>
                <w:rFonts w:ascii="MathJax_Math-italic" w:hAnsi="MathJax_Math-italic" w:eastAsia="MathJax_Math-italic" w:cs="MathJax_Math-italic"/>
                <w:b w:val="0"/>
                <w:bCs w:val="0"/>
                <w:i w:val="0"/>
                <w:iCs w:val="0"/>
                <w:caps w:val="0"/>
                <w:color w:val="000000"/>
                <w:spacing w:val="0"/>
                <w:kern w:val="0"/>
                <w:sz w:val="25"/>
                <w:szCs w:val="25"/>
                <w:u w:val="none"/>
                <w:lang w:val="en-US" w:eastAsia="zh-CN" w:bidi="ar"/>
              </w:rPr>
              <w:t>K</w:t>
            </w:r>
            <w:r>
              <w:rPr>
                <w:rFonts w:ascii="SimSun" w:hAnsi="SimSun" w:eastAsia="SimSun" w:cs="SimSun"/>
                <w:color w:val="222222"/>
                <w:kern w:val="0"/>
                <w:sz w:val="24"/>
                <w:szCs w:val="24"/>
                <w:lang w:val="en-US" w:eastAsia="zh-CN" w:bidi="ar"/>
              </w:rPr>
              <w:t> worker computers</w:t>
            </w:r>
          </w:p>
        </w:tc>
      </w:tr>
      <w:tr w14:paraId="121E739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6E784C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token</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48070A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one output unit</w:t>
            </w:r>
          </w:p>
        </w:tc>
      </w:tr>
      <w:tr w14:paraId="4B8A7CF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6F3D4C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prefill / input stage</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A95188C">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one-time input preparation</w:t>
            </w:r>
          </w:p>
        </w:tc>
      </w:tr>
      <w:tr w14:paraId="7D31A16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814421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decode / output step</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B33AC81">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repeated work producing one token</w:t>
            </w:r>
          </w:p>
        </w:tc>
      </w:tr>
      <w:tr w14:paraId="16654E9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FA4543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uplink / </w:t>
            </w:r>
            <w:r>
              <w:rPr>
                <w:rFonts w:ascii="SimSun" w:hAnsi="SimSun" w:eastAsia="SimSun" w:cs="SimSun"/>
                <w:b/>
                <w:bCs/>
                <w:color w:val="222222"/>
                <w:kern w:val="0"/>
                <w:sz w:val="24"/>
                <w:szCs w:val="24"/>
                <w:lang w:val="en-US" w:eastAsia="zh-CN" w:bidi="ar"/>
              </w:rPr>
              <w:t>UP</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6F3E0B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local-to-remote transfer</w:t>
            </w:r>
          </w:p>
        </w:tc>
      </w:tr>
      <w:tr w14:paraId="1D7976E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DEC655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downlink / </w:t>
            </w:r>
            <w:r>
              <w:rPr>
                <w:rFonts w:ascii="SimSun" w:hAnsi="SimSun" w:eastAsia="SimSun" w:cs="SimSun"/>
                <w:b/>
                <w:bCs/>
                <w:color w:val="222222"/>
                <w:kern w:val="0"/>
                <w:sz w:val="24"/>
                <w:szCs w:val="24"/>
                <w:lang w:val="en-US" w:eastAsia="zh-CN" w:bidi="ar"/>
              </w:rPr>
              <w:t>DOWN</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7AAA01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remote-to-local transfer</w:t>
            </w:r>
          </w:p>
        </w:tc>
      </w:tr>
      <w:tr w14:paraId="5553FC8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A361651">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FIFO queue</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177927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first transfer queued is the first transfer completed</w:t>
            </w:r>
          </w:p>
        </w:tc>
      </w:tr>
      <w:tr w14:paraId="2E648AD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CC9495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batch / group</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15D869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requests combined in one output task</w:t>
            </w:r>
          </w:p>
        </w:tc>
      </w:tr>
      <w:tr w14:paraId="30388CA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C812B5B">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chunk / piece</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0FD5C2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a consecutive range of input-stage parts</w:t>
            </w:r>
          </w:p>
        </w:tc>
      </w:tr>
      <w:tr w14:paraId="5E034E8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79B1A2D">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activations</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2D0CCE2">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transferred request data; its size is defined by the protocol</w:t>
            </w:r>
          </w:p>
        </w:tc>
      </w:tr>
      <w:tr w14:paraId="4DC9F54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3A5688C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model layers / parts</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D1894C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the numbered input-stage range </w:t>
            </w:r>
            <w:r>
              <w:rPr>
                <w:rFonts w:hint="default" w:ascii="MathJax_Main" w:hAnsi="MathJax_Main" w:eastAsia="MathJax_Main" w:cs="MathJax_Main"/>
                <w:b w:val="0"/>
                <w:bCs w:val="0"/>
                <w:i w:val="0"/>
                <w:iCs w:val="0"/>
                <w:caps w:val="0"/>
                <w:color w:val="000000"/>
                <w:spacing w:val="0"/>
                <w:kern w:val="0"/>
                <w:sz w:val="25"/>
                <w:szCs w:val="25"/>
                <w:u w:val="none"/>
                <w:lang w:val="en-US" w:eastAsia="zh-CN" w:bidi="ar"/>
              </w:rPr>
              <w:t>[0,</w:t>
            </w:r>
            <w:r>
              <w:rPr>
                <w:rFonts w:ascii="MathJax_Main-italic" w:hAnsi="MathJax_Main-italic" w:eastAsia="MathJax_Main-italic" w:cs="MathJax_Main-italic"/>
                <w:b w:val="0"/>
                <w:bCs w:val="0"/>
                <w:i w:val="0"/>
                <w:iCs w:val="0"/>
                <w:caps w:val="0"/>
                <w:color w:val="000000"/>
                <w:spacing w:val="0"/>
                <w:kern w:val="0"/>
                <w:sz w:val="25"/>
                <w:szCs w:val="25"/>
                <w:u w:val="none"/>
                <w:lang w:val="en-US" w:eastAsia="zh-CN" w:bidi="ar"/>
              </w:rPr>
              <w:t>n</w:t>
            </w:r>
            <w:r>
              <w:rPr>
                <w:rFonts w:hint="default" w:ascii="MathJax_Main-italic" w:hAnsi="MathJax_Main-italic" w:eastAsia="MathJax_Main-italic" w:cs="MathJax_Main-italic"/>
                <w:b w:val="0"/>
                <w:bCs w:val="0"/>
                <w:i w:val="0"/>
                <w:iCs w:val="0"/>
                <w:caps w:val="0"/>
                <w:color w:val="000000"/>
                <w:spacing w:val="0"/>
                <w:kern w:val="0"/>
                <w:sz w:val="25"/>
                <w:szCs w:val="25"/>
                <w:u w:val="none"/>
                <w:lang w:val="en-US" w:eastAsia="zh-CN" w:bidi="ar"/>
              </w:rPr>
              <w:t>um_layers</w:t>
            </w:r>
            <w:r>
              <w:rPr>
                <w:rFonts w:hint="default" w:ascii="MathJax_Main" w:hAnsi="MathJax_Main" w:eastAsia="MathJax_Main" w:cs="MathJax_Main"/>
                <w:b w:val="0"/>
                <w:bCs w:val="0"/>
                <w:i w:val="0"/>
                <w:iCs w:val="0"/>
                <w:caps w:val="0"/>
                <w:color w:val="000000"/>
                <w:spacing w:val="0"/>
                <w:kern w:val="0"/>
                <w:sz w:val="25"/>
                <w:szCs w:val="25"/>
                <w:u w:val="none"/>
                <w:lang w:val="en-US" w:eastAsia="zh-CN" w:bidi="ar"/>
              </w:rPr>
              <w:t>)</w:t>
            </w:r>
          </w:p>
        </w:tc>
      </w:tr>
    </w:tbl>
    <w:p w14:paraId="361D25F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The Problem in One Minute</w:t>
      </w:r>
    </w:p>
    <w:p w14:paraId="5AFC5D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One </w:t>
      </w:r>
      <w:r>
        <w:rPr>
          <w:rFonts w:hint="default" w:ascii="Helvetica" w:hAnsi="Helvetica" w:eastAsia="Helvetica" w:cs="Helvetica"/>
          <w:b/>
          <w:bCs/>
          <w:i w:val="0"/>
          <w:iCs w:val="0"/>
          <w:caps w:val="0"/>
          <w:color w:val="222222"/>
          <w:spacing w:val="0"/>
          <w:sz w:val="21"/>
          <w:szCs w:val="21"/>
          <w:shd w:val="clear" w:fill="FFFFFF"/>
        </w:rPr>
        <w:t>local computer</w:t>
      </w:r>
      <w:r>
        <w:rPr>
          <w:rFonts w:hint="default" w:ascii="Helvetica" w:hAnsi="Helvetica" w:eastAsia="Helvetica" w:cs="Helvetica"/>
          <w:i w:val="0"/>
          <w:iCs w:val="0"/>
          <w:caps w:val="0"/>
          <w:color w:val="222222"/>
          <w:spacing w:val="0"/>
          <w:sz w:val="21"/>
          <w:szCs w:val="21"/>
          <w:shd w:val="clear" w:fill="FFFFFF"/>
        </w:rPr>
        <w:t> and several </w:t>
      </w:r>
      <w:r>
        <w:rPr>
          <w:rFonts w:hint="default" w:ascii="Helvetica" w:hAnsi="Helvetica" w:eastAsia="Helvetica" w:cs="Helvetica"/>
          <w:b/>
          <w:bCs/>
          <w:i w:val="0"/>
          <w:iCs w:val="0"/>
          <w:caps w:val="0"/>
          <w:color w:val="222222"/>
          <w:spacing w:val="0"/>
          <w:sz w:val="21"/>
          <w:szCs w:val="21"/>
          <w:shd w:val="clear" w:fill="FFFFFF"/>
        </w:rPr>
        <w:t>remote computers</w:t>
      </w:r>
      <w:r>
        <w:rPr>
          <w:rFonts w:hint="default" w:ascii="Helvetica" w:hAnsi="Helvetica" w:eastAsia="Helvetica" w:cs="Helvetica"/>
          <w:i w:val="0"/>
          <w:iCs w:val="0"/>
          <w:caps w:val="0"/>
          <w:color w:val="222222"/>
          <w:spacing w:val="0"/>
          <w:sz w:val="21"/>
          <w:szCs w:val="21"/>
          <w:shd w:val="clear" w:fill="FFFFFF"/>
        </w:rPr>
        <w:t> handle requests. Each request first prepares its input by making this trip:</w:t>
      </w:r>
    </w:p>
    <w:p w14:paraId="07B1AD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local computer⟶remote computer⟶local computer.</w:t>
      </w:r>
    </w:p>
    <w:p w14:paraId="075431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same trip is then repeated once per token. The first trip is the </w:t>
      </w:r>
      <w:r>
        <w:rPr>
          <w:rFonts w:hint="default" w:ascii="Helvetica" w:hAnsi="Helvetica" w:eastAsia="Helvetica" w:cs="Helvetica"/>
          <w:b/>
          <w:bCs/>
          <w:i w:val="0"/>
          <w:iCs w:val="0"/>
          <w:caps w:val="0"/>
          <w:color w:val="222222"/>
          <w:spacing w:val="0"/>
          <w:sz w:val="21"/>
          <w:szCs w:val="21"/>
          <w:shd w:val="clear" w:fill="FFFFFF"/>
        </w:rPr>
        <w:t>input stage</w:t>
      </w:r>
      <w:r>
        <w:rPr>
          <w:rFonts w:hint="default" w:ascii="Helvetica" w:hAnsi="Helvetica" w:eastAsia="Helvetica" w:cs="Helvetica"/>
          <w:i w:val="0"/>
          <w:iCs w:val="0"/>
          <w:caps w:val="0"/>
          <w:color w:val="222222"/>
          <w:spacing w:val="0"/>
          <w:sz w:val="21"/>
          <w:szCs w:val="21"/>
          <w:shd w:val="clear" w:fill="FFFFFF"/>
        </w:rPr>
        <w:t>; each later trip is an </w:t>
      </w:r>
      <w:r>
        <w:rPr>
          <w:rFonts w:hint="default" w:ascii="Helvetica" w:hAnsi="Helvetica" w:eastAsia="Helvetica" w:cs="Helvetica"/>
          <w:b/>
          <w:bCs/>
          <w:i w:val="0"/>
          <w:iCs w:val="0"/>
          <w:caps w:val="0"/>
          <w:color w:val="222222"/>
          <w:spacing w:val="0"/>
          <w:sz w:val="21"/>
          <w:szCs w:val="21"/>
          <w:shd w:val="clear" w:fill="FFFFFF"/>
        </w:rPr>
        <w:t>output step</w:t>
      </w:r>
      <w:r>
        <w:rPr>
          <w:rFonts w:hint="default" w:ascii="Helvetica" w:hAnsi="Helvetica" w:eastAsia="Helvetica" w:cs="Helvetica"/>
          <w:i w:val="0"/>
          <w:iCs w:val="0"/>
          <w:caps w:val="0"/>
          <w:color w:val="222222"/>
          <w:spacing w:val="0"/>
          <w:sz w:val="21"/>
          <w:szCs w:val="21"/>
          <w:shd w:val="clear" w:fill="FFFFFF"/>
        </w:rPr>
        <w:t>. Transfers are automatic; you choose ready tasks for free computers.</w:t>
      </w:r>
    </w:p>
    <w:p w14:paraId="4C85EA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score rewards output rate and short waits. </w:t>
      </w:r>
      <w:r>
        <w:rPr>
          <w:rFonts w:hint="default" w:ascii="Helvetica" w:hAnsi="Helvetica" w:eastAsia="Helvetica" w:cs="Helvetica"/>
          <w:b/>
          <w:bCs/>
          <w:i w:val="0"/>
          <w:iCs w:val="0"/>
          <w:caps w:val="0"/>
          <w:color w:val="222222"/>
          <w:spacing w:val="0"/>
          <w:sz w:val="21"/>
          <w:szCs w:val="21"/>
          <w:shd w:val="clear" w:fill="FFFFFF"/>
        </w:rPr>
        <w:t>Time to decode ready (TDR)</w:t>
      </w:r>
      <w:r>
        <w:rPr>
          <w:rFonts w:hint="default" w:ascii="Helvetica" w:hAnsi="Helvetica" w:eastAsia="Helvetica" w:cs="Helvetica"/>
          <w:i w:val="0"/>
          <w:iCs w:val="0"/>
          <w:caps w:val="0"/>
          <w:color w:val="222222"/>
          <w:spacing w:val="0"/>
          <w:sz w:val="21"/>
          <w:szCs w:val="21"/>
          <w:shd w:val="clear" w:fill="FFFFFF"/>
        </w:rPr>
        <w:t> ends when the first output step can begin, before a token is produced. </w:t>
      </w:r>
      <w:r>
        <w:rPr>
          <w:rFonts w:hint="default" w:ascii="Helvetica" w:hAnsi="Helvetica" w:eastAsia="Helvetica" w:cs="Helvetica"/>
          <w:b/>
          <w:bCs/>
          <w:i w:val="0"/>
          <w:iCs w:val="0"/>
          <w:caps w:val="0"/>
          <w:color w:val="222222"/>
          <w:spacing w:val="0"/>
          <w:sz w:val="21"/>
          <w:szCs w:val="21"/>
          <w:shd w:val="clear" w:fill="FFFFFF"/>
        </w:rPr>
        <w:t>Time per output token (TPOT)</w:t>
      </w:r>
      <w:r>
        <w:rPr>
          <w:rFonts w:hint="default" w:ascii="Helvetica" w:hAnsi="Helvetica" w:eastAsia="Helvetica" w:cs="Helvetica"/>
          <w:i w:val="0"/>
          <w:iCs w:val="0"/>
          <w:caps w:val="0"/>
          <w:color w:val="222222"/>
          <w:spacing w:val="0"/>
          <w:sz w:val="21"/>
          <w:szCs w:val="21"/>
          <w:shd w:val="clear" w:fill="FFFFFF"/>
        </w:rPr>
        <w:t> is the mean gap between consecutive tokens.</w:t>
      </w:r>
    </w:p>
    <w:p w14:paraId="190BF9D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Challenge Format</w:t>
      </w:r>
    </w:p>
    <w:p w14:paraId="71B036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Two worked examples appear at the end of the statement. Test 1 is the public worked Example 1, tests 2–22 are hidden preliminary tests, and finals use a separate frozen set. Per-test scores are reported on the 0–1000 scale defined below, and the contest system aggregates them according to the contest rules; no hacks are used.</w:t>
      </w:r>
    </w:p>
    <w:p w14:paraId="13667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drawing>
          <wp:inline distT="0" distB="0" distL="114300" distR="114300">
            <wp:extent cx="5266690" cy="1711325"/>
            <wp:effectExtent l="0" t="0" r="6350" b="1079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4"/>
                    <a:stretch>
                      <a:fillRect/>
                    </a:stretch>
                  </pic:blipFill>
                  <pic:spPr>
                    <a:xfrm>
                      <a:off x="0" y="0"/>
                      <a:ext cx="5266690" cy="1711325"/>
                    </a:xfrm>
                    <a:prstGeom prst="rect">
                      <a:avLst/>
                    </a:prstGeom>
                    <a:noFill/>
                    <a:ln w="9525">
                      <a:noFill/>
                    </a:ln>
                  </pic:spPr>
                </pic:pic>
              </a:graphicData>
            </a:graphic>
          </wp:inline>
        </w:drawing>
      </w:r>
    </w:p>
    <w:p w14:paraId="6052A0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iCs/>
          <w:caps w:val="0"/>
          <w:color w:val="222222"/>
          <w:spacing w:val="0"/>
          <w:sz w:val="21"/>
          <w:szCs w:val="21"/>
          <w:shd w:val="clear" w:fill="FFFFFF"/>
        </w:rPr>
        <w:t>Guide:</w:t>
      </w:r>
      <w:r>
        <w:rPr>
          <w:rFonts w:hint="default" w:ascii="Helvetica" w:hAnsi="Helvetica" w:eastAsia="Helvetica" w:cs="Helvetica"/>
          <w:i w:val="0"/>
          <w:iCs w:val="0"/>
          <w:caps w:val="0"/>
          <w:color w:val="222222"/>
          <w:spacing w:val="0"/>
          <w:sz w:val="21"/>
          <w:szCs w:val="21"/>
          <w:shd w:val="clear" w:fill="FFFFFF"/>
        </w:rPr>
        <w:t> blue is local, green is the shared two-way link, and orange is remote; computation and transfer may overlap. Figure labels use the glossary above.</w:t>
      </w:r>
    </w:p>
    <w:p w14:paraId="136E97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What You Control</w:t>
      </w:r>
    </w:p>
    <w:p w14:paraId="1400FE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You choose:</w:t>
      </w:r>
    </w:p>
    <w:p w14:paraId="160E4D5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which legal task to start on each free computer;</w:t>
      </w:r>
    </w:p>
    <w:p w14:paraId="42A0307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the remote computer assigned to a request when scheduling its </w:t>
      </w:r>
      <w:r>
        <w:rPr>
          <w:rFonts w:hint="default" w:ascii="Helvetica" w:hAnsi="Helvetica" w:eastAsia="Helvetica" w:cs="Helvetica"/>
          <w:b/>
          <w:bCs/>
          <w:i w:val="0"/>
          <w:iCs w:val="0"/>
          <w:caps w:val="0"/>
          <w:color w:val="222222"/>
          <w:spacing w:val="0"/>
          <w:sz w:val="21"/>
          <w:szCs w:val="21"/>
          <w:shd w:val="clear" w:fill="FFFFFF"/>
        </w:rPr>
        <w:t>P PRE</w:t>
      </w:r>
      <w:r>
        <w:rPr>
          <w:rFonts w:hint="default" w:ascii="Helvetica" w:hAnsi="Helvetica" w:eastAsia="Helvetica" w:cs="Helvetica"/>
          <w:i w:val="0"/>
          <w:iCs w:val="0"/>
          <w:caps w:val="0"/>
          <w:color w:val="222222"/>
          <w:spacing w:val="0"/>
          <w:sz w:val="21"/>
          <w:szCs w:val="21"/>
          <w:shd w:val="clear" w:fill="FFFFFF"/>
        </w:rPr>
        <w:t>;</w:t>
      </w:r>
    </w:p>
    <w:p w14:paraId="4FFA913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how to split an input-stage </w:t>
      </w:r>
      <w:r>
        <w:rPr>
          <w:rFonts w:hint="default" w:ascii="Helvetica" w:hAnsi="Helvetica" w:eastAsia="Helvetica" w:cs="Helvetica"/>
          <w:b/>
          <w:bCs/>
          <w:i w:val="0"/>
          <w:iCs w:val="0"/>
          <w:caps w:val="0"/>
          <w:color w:val="222222"/>
          <w:spacing w:val="0"/>
          <w:sz w:val="21"/>
          <w:szCs w:val="21"/>
          <w:shd w:val="clear" w:fill="FFFFFF"/>
        </w:rPr>
        <w:t>P PROC</w:t>
      </w:r>
      <w:r>
        <w:rPr>
          <w:rFonts w:hint="default" w:ascii="Helvetica" w:hAnsi="Helvetica" w:eastAsia="Helvetica" w:cs="Helvetica"/>
          <w:i w:val="0"/>
          <w:iCs w:val="0"/>
          <w:caps w:val="0"/>
          <w:color w:val="222222"/>
          <w:spacing w:val="0"/>
          <w:sz w:val="21"/>
          <w:szCs w:val="21"/>
          <w:shd w:val="clear" w:fill="FFFFFF"/>
        </w:rPr>
        <w:t> into ranges of numbered parts; and</w:t>
      </w:r>
    </w:p>
    <w:p w14:paraId="053B1E5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which ready requests to combine into each output group.</w:t>
      </w:r>
    </w:p>
    <w:p w14:paraId="155FB9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Transfers are automatic. For a first solution, use one full input-stage piece and groups of size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w:t>
      </w:r>
    </w:p>
    <w:p w14:paraId="2761C9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System Model</w:t>
      </w:r>
    </w:p>
    <w:p w14:paraId="2014B93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There is </w:t>
      </w:r>
      <w:r>
        <w:rPr>
          <w:rFonts w:hint="default" w:ascii="Helvetica" w:hAnsi="Helvetica" w:eastAsia="Helvetica" w:cs="Helvetica"/>
          <w:b/>
          <w:bCs/>
          <w:i w:val="0"/>
          <w:iCs w:val="0"/>
          <w:caps w:val="0"/>
          <w:color w:val="222222"/>
          <w:spacing w:val="0"/>
          <w:sz w:val="21"/>
          <w:szCs w:val="21"/>
          <w:shd w:val="clear" w:fill="FFFFFF"/>
        </w:rPr>
        <w:t>one local computer</w:t>
      </w:r>
      <w:r>
        <w:rPr>
          <w:rFonts w:hint="default" w:ascii="Helvetica" w:hAnsi="Helvetica" w:eastAsia="Helvetica" w:cs="Helvetica"/>
          <w:i w:val="0"/>
          <w:iCs w:val="0"/>
          <w:caps w:val="0"/>
          <w:color w:val="222222"/>
          <w:spacing w:val="0"/>
          <w:sz w:val="21"/>
          <w:szCs w:val="21"/>
          <w:shd w:val="clear" w:fill="FFFFFF"/>
        </w:rPr>
        <w:t> and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Helvetica" w:hAnsi="Helvetica" w:eastAsia="Helvetica" w:cs="Helvetica"/>
          <w:b/>
          <w:bCs/>
          <w:i w:val="0"/>
          <w:iCs w:val="0"/>
          <w:caps w:val="0"/>
          <w:color w:val="222222"/>
          <w:spacing w:val="0"/>
          <w:sz w:val="21"/>
          <w:szCs w:val="21"/>
          <w:shd w:val="clear" w:fill="FFFFFF"/>
        </w:rPr>
        <w:t> identical remote computers</w:t>
      </w:r>
      <w:r>
        <w:rPr>
          <w:rFonts w:hint="default" w:ascii="Helvetica" w:hAnsi="Helvetica" w:eastAsia="Helvetica" w:cs="Helvetica"/>
          <w:i w:val="0"/>
          <w:iCs w:val="0"/>
          <w:caps w:val="0"/>
          <w:color w:val="222222"/>
          <w:spacing w:val="0"/>
          <w:sz w:val="21"/>
          <w:szCs w:val="21"/>
          <w:shd w:val="clear" w:fill="FFFFFF"/>
        </w:rPr>
        <w:t>, numbered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through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and written </w:t>
      </w:r>
      <w:r>
        <w:rPr>
          <w:rFonts w:hint="default" w:ascii="Helvetica" w:hAnsi="Helvetica" w:eastAsia="Helvetica" w:cs="Helvetica"/>
          <w:b/>
          <w:bCs/>
          <w:i w:val="0"/>
          <w:iCs w:val="0"/>
          <w:caps w:val="0"/>
          <w:color w:val="222222"/>
          <w:spacing w:val="0"/>
          <w:sz w:val="21"/>
          <w:szCs w:val="21"/>
          <w:shd w:val="clear" w:fill="FFFFFF"/>
        </w:rPr>
        <w:t>C0</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C1</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They work independently and may run while data moves.</w:t>
      </w:r>
    </w:p>
    <w:p w14:paraId="3DAB065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There are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Helvetica" w:hAnsi="Helvetica" w:eastAsia="Helvetica" w:cs="Helvetica"/>
          <w:i w:val="0"/>
          <w:iCs w:val="0"/>
          <w:caps w:val="0"/>
          <w:color w:val="222222"/>
          <w:spacing w:val="0"/>
          <w:sz w:val="21"/>
          <w:szCs w:val="21"/>
          <w:shd w:val="clear" w:fill="FFFFFF"/>
        </w:rPr>
        <w:t> requests in total, but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Helvetica" w:hAnsi="Helvetica" w:eastAsia="Helvetica" w:cs="Helvetica"/>
          <w:i w:val="0"/>
          <w:iCs w:val="0"/>
          <w:caps w:val="0"/>
          <w:color w:val="222222"/>
          <w:spacing w:val="0"/>
          <w:sz w:val="21"/>
          <w:szCs w:val="21"/>
          <w:shd w:val="clear" w:fill="FFFFFF"/>
        </w:rPr>
        <w:t> is not announced. Request ids are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=0,1,…,</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in arrival order. The arrival time of request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Helvetica" w:hAnsi="Helvetica" w:eastAsia="Helvetica" w:cs="Helvetica"/>
          <w:i w:val="0"/>
          <w:iCs w:val="0"/>
          <w:caps w:val="0"/>
          <w:color w:val="222222"/>
          <w:spacing w:val="0"/>
          <w:sz w:val="21"/>
          <w:szCs w:val="21"/>
          <w:shd w:val="clear" w:fill="FFFFFF"/>
        </w:rPr>
        <w:t> is the timestamp of its </w:t>
      </w:r>
      <w:r>
        <w:rPr>
          <w:rFonts w:hint="default" w:ascii="Helvetica" w:hAnsi="Helvetica" w:eastAsia="Helvetica" w:cs="Helvetica"/>
          <w:b/>
          <w:bCs/>
          <w:i w:val="0"/>
          <w:iCs w:val="0"/>
          <w:caps w:val="0"/>
          <w:color w:val="222222"/>
          <w:spacing w:val="0"/>
          <w:sz w:val="21"/>
          <w:szCs w:val="21"/>
          <w:shd w:val="clear" w:fill="FFFFFF"/>
        </w:rPr>
        <w:t>ARR</w:t>
      </w:r>
      <w:r>
        <w:rPr>
          <w:rFonts w:hint="default" w:ascii="Helvetica" w:hAnsi="Helvetica" w:eastAsia="Helvetica" w:cs="Helvetica"/>
          <w:i w:val="0"/>
          <w:iCs w:val="0"/>
          <w:caps w:val="0"/>
          <w:color w:val="222222"/>
          <w:spacing w:val="0"/>
          <w:sz w:val="21"/>
          <w:szCs w:val="21"/>
          <w:shd w:val="clear" w:fill="FFFFFF"/>
        </w:rPr>
        <w:t> event. That event reveals its input length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in</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its output length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remains hidden until a </w:t>
      </w:r>
      <w:r>
        <w:rPr>
          <w:rFonts w:hint="default" w:ascii="Helvetica" w:hAnsi="Helvetica" w:eastAsia="Helvetica" w:cs="Helvetica"/>
          <w:b/>
          <w:bCs/>
          <w:i w:val="0"/>
          <w:iCs w:val="0"/>
          <w:caps w:val="0"/>
          <w:color w:val="222222"/>
          <w:spacing w:val="0"/>
          <w:sz w:val="21"/>
          <w:szCs w:val="21"/>
          <w:shd w:val="clear" w:fill="FFFFFF"/>
        </w:rPr>
        <w:t>FIN</w:t>
      </w:r>
      <w:r>
        <w:rPr>
          <w:rFonts w:hint="default" w:ascii="Helvetica" w:hAnsi="Helvetica" w:eastAsia="Helvetica" w:cs="Helvetica"/>
          <w:i w:val="0"/>
          <w:iCs w:val="0"/>
          <w:caps w:val="0"/>
          <w:color w:val="222222"/>
          <w:spacing w:val="0"/>
          <w:sz w:val="21"/>
          <w:szCs w:val="21"/>
          <w:shd w:val="clear" w:fill="FFFFFF"/>
        </w:rPr>
        <w:t> event reports that it has finished.</w:t>
      </w:r>
    </w:p>
    <w:p w14:paraId="5841BD9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Request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Helvetica" w:hAnsi="Helvetica" w:eastAsia="Helvetica" w:cs="Helvetica"/>
          <w:i w:val="0"/>
          <w:iCs w:val="0"/>
          <w:caps w:val="0"/>
          <w:color w:val="222222"/>
          <w:spacing w:val="0"/>
          <w:sz w:val="21"/>
          <w:szCs w:val="21"/>
          <w:shd w:val="clear" w:fill="FFFFFF"/>
        </w:rPr>
        <w:t> performs one token-free </w:t>
      </w:r>
      <w:r>
        <w:rPr>
          <w:rFonts w:hint="default" w:ascii="Helvetica" w:hAnsi="Helvetica" w:eastAsia="Helvetica" w:cs="Helvetica"/>
          <w:b/>
          <w:bCs/>
          <w:i w:val="0"/>
          <w:iCs w:val="0"/>
          <w:caps w:val="0"/>
          <w:color w:val="222222"/>
          <w:spacing w:val="0"/>
          <w:sz w:val="21"/>
          <w:szCs w:val="21"/>
          <w:shd w:val="clear" w:fill="FFFFFF"/>
        </w:rPr>
        <w:t>input stage</w:t>
      </w:r>
      <w:r>
        <w:rPr>
          <w:rFonts w:hint="default" w:ascii="Helvetica" w:hAnsi="Helvetica" w:eastAsia="Helvetica" w:cs="Helvetica"/>
          <w:i w:val="0"/>
          <w:iCs w:val="0"/>
          <w:caps w:val="0"/>
          <w:color w:val="222222"/>
          <w:spacing w:val="0"/>
          <w:sz w:val="21"/>
          <w:szCs w:val="21"/>
          <w:shd w:val="clear" w:fill="FFFFFF"/>
        </w:rPr>
        <w:t>, then exactly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output steps</w:t>
      </w:r>
      <w:r>
        <w:rPr>
          <w:rFonts w:hint="default" w:ascii="Helvetica" w:hAnsi="Helvetica" w:eastAsia="Helvetica" w:cs="Helvetica"/>
          <w:i w:val="0"/>
          <w:iCs w:val="0"/>
          <w:caps w:val="0"/>
          <w:color w:val="222222"/>
          <w:spacing w:val="0"/>
          <w:sz w:val="21"/>
          <w:szCs w:val="21"/>
          <w:shd w:val="clear" w:fill="FFFFFF"/>
        </w:rPr>
        <w:t>, each producing one token. Thus total generated tokens are </w:t>
      </w:r>
      <w:r>
        <w:rPr>
          <w:rFonts w:ascii="MathJax_Size1" w:hAnsi="MathJax_Size1" w:eastAsia="MathJax_Size1" w:cs="MathJax_Size1"/>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i</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with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w:t>
      </w:r>
    </w:p>
    <w:p w14:paraId="3976B4F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You assign each request to one remote computer in its </w:t>
      </w:r>
      <w:r>
        <w:rPr>
          <w:rFonts w:hint="default" w:ascii="Helvetica" w:hAnsi="Helvetica" w:eastAsia="Helvetica" w:cs="Helvetica"/>
          <w:b/>
          <w:bCs/>
          <w:i w:val="0"/>
          <w:iCs w:val="0"/>
          <w:caps w:val="0"/>
          <w:color w:val="222222"/>
          <w:spacing w:val="0"/>
          <w:sz w:val="21"/>
          <w:szCs w:val="21"/>
          <w:shd w:val="clear" w:fill="FFFFFF"/>
        </w:rPr>
        <w:t>P PRE</w:t>
      </w:r>
      <w:r>
        <w:rPr>
          <w:rFonts w:hint="default" w:ascii="Helvetica" w:hAnsi="Helvetica" w:eastAsia="Helvetica" w:cs="Helvetica"/>
          <w:i w:val="0"/>
          <w:iCs w:val="0"/>
          <w:caps w:val="0"/>
          <w:color w:val="222222"/>
          <w:spacing w:val="0"/>
          <w:sz w:val="21"/>
          <w:szCs w:val="21"/>
          <w:shd w:val="clear" w:fill="FFFFFF"/>
        </w:rPr>
        <w:t> task. The choice is fixed: all later input stage tasks for that request name the same remote computer, and every </w:t>
      </w: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 containing it runs there. Output-step tasks on the local computer may combine requests from different remote computers.</w:t>
      </w:r>
    </w:p>
    <w:p w14:paraId="2844665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Each computer executes at most one task at a time. Once a task starts, it cannot be paused. Separately scheduled input-stage pieces may be alternated with other work.</w:t>
      </w:r>
    </w:p>
    <w:p w14:paraId="271EA58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Schedule cost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S</w:t>
      </w:r>
      <w:r>
        <w:rPr>
          <w:rFonts w:hint="default" w:ascii="Helvetica" w:hAnsi="Helvetica" w:eastAsia="Helvetica" w:cs="Helvetica"/>
          <w:i w:val="0"/>
          <w:iCs w:val="0"/>
          <w:caps w:val="0"/>
          <w:color w:val="222222"/>
          <w:spacing w:val="0"/>
          <w:sz w:val="21"/>
          <w:szCs w:val="21"/>
          <w:shd w:val="clear" w:fill="FFFFFF"/>
        </w:rPr>
        <w:t>: a task assigned at time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w:t>
      </w:r>
      <w:r>
        <w:rPr>
          <w:rFonts w:hint="default" w:ascii="Helvetica" w:hAnsi="Helvetica" w:eastAsia="Helvetica" w:cs="Helvetica"/>
          <w:i w:val="0"/>
          <w:iCs w:val="0"/>
          <w:caps w:val="0"/>
          <w:color w:val="222222"/>
          <w:spacing w:val="0"/>
          <w:sz w:val="21"/>
          <w:szCs w:val="21"/>
          <w:shd w:val="clear" w:fill="FFFFFF"/>
        </w:rPr>
        <w:t> with execution duration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dur</w:t>
      </w:r>
      <w:r>
        <w:rPr>
          <w:rFonts w:hint="default" w:ascii="Helvetica" w:hAnsi="Helvetica" w:eastAsia="Helvetica" w:cs="Helvetica"/>
          <w:i w:val="0"/>
          <w:iCs w:val="0"/>
          <w:caps w:val="0"/>
          <w:color w:val="222222"/>
          <w:spacing w:val="0"/>
          <w:sz w:val="21"/>
          <w:szCs w:val="21"/>
          <w:shd w:val="clear" w:fill="FFFFFF"/>
        </w:rPr>
        <w:t> occupies its computer over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S</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dur</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The cost is paid once per task, including once per input-stage piece and once per output group. Transfers do not pay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S</w:t>
      </w:r>
      <w:r>
        <w:rPr>
          <w:rFonts w:hint="default" w:ascii="Helvetica" w:hAnsi="Helvetica" w:eastAsia="Helvetica" w:cs="Helvetica"/>
          <w:i w:val="0"/>
          <w:iCs w:val="0"/>
          <w:caps w:val="0"/>
          <w:color w:val="222222"/>
          <w:spacing w:val="0"/>
          <w:sz w:val="21"/>
          <w:szCs w:val="21"/>
          <w:shd w:val="clear" w:fill="FFFFFF"/>
        </w:rPr>
        <w:t>.</w:t>
      </w:r>
    </w:p>
    <w:p w14:paraId="709B250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Execution times are fixed</w:t>
      </w:r>
      <w:r>
        <w:rPr>
          <w:rFonts w:hint="default" w:ascii="Helvetica" w:hAnsi="Helvetica" w:eastAsia="Helvetica" w:cs="Helvetica"/>
          <w:i w:val="0"/>
          <w:iCs w:val="0"/>
          <w:caps w:val="0"/>
          <w:color w:val="222222"/>
          <w:spacing w:val="0"/>
          <w:sz w:val="21"/>
          <w:szCs w:val="21"/>
          <w:shd w:val="clear" w:fill="FFFFFF"/>
        </w:rPr>
        <w:t>: task duration depends on its step and group size (and fraction of parts for input-stage pieces), never on the output-token position or saved internal data size. See </w:t>
      </w:r>
      <w:r>
        <w:rPr>
          <w:rFonts w:hint="default" w:ascii="Helvetica" w:hAnsi="Helvetica" w:eastAsia="Helvetica" w:cs="Helvetica"/>
          <w:b/>
          <w:bCs/>
          <w:i w:val="0"/>
          <w:iCs w:val="0"/>
          <w:caps w:val="0"/>
          <w:color w:val="222222"/>
          <w:spacing w:val="0"/>
          <w:sz w:val="21"/>
          <w:szCs w:val="21"/>
          <w:shd w:val="clear" w:fill="FFFFFF"/>
        </w:rPr>
        <w:t>Input</w:t>
      </w:r>
      <w:r>
        <w:rPr>
          <w:rFonts w:hint="default" w:ascii="Helvetica" w:hAnsi="Helvetica" w:eastAsia="Helvetica" w:cs="Helvetica"/>
          <w:i w:val="0"/>
          <w:iCs w:val="0"/>
          <w:caps w:val="0"/>
          <w:color w:val="222222"/>
          <w:spacing w:val="0"/>
          <w:sz w:val="21"/>
          <w:szCs w:val="21"/>
          <w:shd w:val="clear" w:fill="FFFFFF"/>
        </w:rPr>
        <w:t> — </w:t>
      </w:r>
      <w:r>
        <w:rPr>
          <w:rFonts w:hint="default" w:ascii="Helvetica" w:hAnsi="Helvetica" w:eastAsia="Helvetica" w:cs="Helvetica"/>
          <w:b/>
          <w:bCs/>
          <w:i w:val="0"/>
          <w:iCs w:val="0"/>
          <w:caps w:val="0"/>
          <w:color w:val="222222"/>
          <w:spacing w:val="0"/>
          <w:sz w:val="21"/>
          <w:szCs w:val="21"/>
          <w:shd w:val="clear" w:fill="FFFFFF"/>
        </w:rPr>
        <w:t>Task-Time Table</w:t>
      </w:r>
      <w:r>
        <w:rPr>
          <w:rFonts w:hint="default" w:ascii="Helvetica" w:hAnsi="Helvetica" w:eastAsia="Helvetica" w:cs="Helvetica"/>
          <w:i w:val="0"/>
          <w:iCs w:val="0"/>
          <w:caps w:val="0"/>
          <w:color w:val="222222"/>
          <w:spacing w:val="0"/>
          <w:sz w:val="21"/>
          <w:szCs w:val="21"/>
          <w:shd w:val="clear" w:fill="FFFFFF"/>
        </w:rPr>
        <w:t>. Finished tasks and transfers are reported as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and </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w:t>
      </w:r>
    </w:p>
    <w:p w14:paraId="16C86C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Request Lifecycle</w:t>
      </w:r>
    </w:p>
    <w:p w14:paraId="63F834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Solid arrows are scheduling dependencies; dashed arrows are automatic transfers.</w:t>
      </w:r>
    </w:p>
    <w:p w14:paraId="69DAB0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drawing>
          <wp:inline distT="0" distB="0" distL="114300" distR="114300">
            <wp:extent cx="5269230" cy="2964180"/>
            <wp:effectExtent l="0" t="0" r="3810" b="762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269230" cy="2964180"/>
                    </a:xfrm>
                    <a:prstGeom prst="rect">
                      <a:avLst/>
                    </a:prstGeom>
                    <a:noFill/>
                    <a:ln w="9525">
                      <a:noFill/>
                    </a:ln>
                  </pic:spPr>
                </pic:pic>
              </a:graphicData>
            </a:graphic>
          </wp:inline>
        </w:drawing>
      </w:r>
    </w:p>
    <w:p w14:paraId="08CC48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iCs/>
          <w:caps w:val="0"/>
          <w:color w:val="222222"/>
          <w:spacing w:val="0"/>
          <w:sz w:val="21"/>
          <w:szCs w:val="21"/>
          <w:shd w:val="clear" w:fill="FFFFFF"/>
        </w:rPr>
        <w:t>Guide:</w:t>
      </w:r>
      <w:r>
        <w:rPr>
          <w:rFonts w:hint="default" w:ascii="Helvetica" w:hAnsi="Helvetica" w:eastAsia="Helvetica" w:cs="Helvetica"/>
          <w:i w:val="0"/>
          <w:iCs w:val="0"/>
          <w:caps w:val="0"/>
          <w:color w:val="222222"/>
          <w:spacing w:val="0"/>
          <w:sz w:val="21"/>
          <w:szCs w:val="21"/>
          <w:shd w:val="clear" w:fill="FFFFFF"/>
        </w:rPr>
        <w:t> TDR ends at </w:t>
      </w:r>
      <w:r>
        <w:rPr>
          <w:rFonts w:hint="default" w:ascii="Helvetica" w:hAnsi="Helvetica" w:eastAsia="Helvetica" w:cs="Helvetica"/>
          <w:b/>
          <w:bCs/>
          <w:i w:val="0"/>
          <w:iCs w:val="0"/>
          <w:caps w:val="0"/>
          <w:color w:val="222222"/>
          <w:spacing w:val="0"/>
          <w:sz w:val="21"/>
          <w:szCs w:val="21"/>
          <w:shd w:val="clear" w:fill="FFFFFF"/>
        </w:rPr>
        <w:t>P POST</w:t>
      </w:r>
      <w:r>
        <w:rPr>
          <w:rFonts w:hint="default" w:ascii="Helvetica" w:hAnsi="Helvetica" w:eastAsia="Helvetica" w:cs="Helvetica"/>
          <w:i w:val="0"/>
          <w:iCs w:val="0"/>
          <w:caps w:val="0"/>
          <w:color w:val="222222"/>
          <w:spacing w:val="0"/>
          <w:sz w:val="21"/>
          <w:szCs w:val="21"/>
          <w:shd w:val="clear" w:fill="FFFFFF"/>
        </w:rPr>
        <w:t>; each later </w:t>
      </w: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makes one token.</w:t>
      </w:r>
    </w:p>
    <w:p w14:paraId="1FB65B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PRE</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POST</w:t>
      </w:r>
      <w:r>
        <w:rPr>
          <w:rFonts w:hint="default" w:ascii="Helvetica" w:hAnsi="Helvetica" w:eastAsia="Helvetica" w:cs="Helvetica"/>
          <w:i w:val="0"/>
          <w:iCs w:val="0"/>
          <w:caps w:val="0"/>
          <w:color w:val="222222"/>
          <w:spacing w:val="0"/>
          <w:sz w:val="21"/>
          <w:szCs w:val="21"/>
          <w:shd w:val="clear" w:fill="FFFFFF"/>
        </w:rPr>
        <w:t> use the local computer; </w:t>
      </w:r>
      <w:r>
        <w:rPr>
          <w:rFonts w:hint="default" w:ascii="Helvetica" w:hAnsi="Helvetica" w:eastAsia="Helvetica" w:cs="Helvetica"/>
          <w:b/>
          <w:bCs/>
          <w:i w:val="0"/>
          <w:iCs w:val="0"/>
          <w:caps w:val="0"/>
          <w:color w:val="222222"/>
          <w:spacing w:val="0"/>
          <w:sz w:val="21"/>
          <w:szCs w:val="21"/>
          <w:shd w:val="clear" w:fill="FFFFFF"/>
        </w:rPr>
        <w:t>PROC</w:t>
      </w:r>
      <w:r>
        <w:rPr>
          <w:rFonts w:hint="default" w:ascii="Helvetica" w:hAnsi="Helvetica" w:eastAsia="Helvetica" w:cs="Helvetica"/>
          <w:i w:val="0"/>
          <w:iCs w:val="0"/>
          <w:caps w:val="0"/>
          <w:color w:val="222222"/>
          <w:spacing w:val="0"/>
          <w:sz w:val="21"/>
          <w:szCs w:val="21"/>
          <w:shd w:val="clear" w:fill="FFFFFF"/>
        </w:rPr>
        <w:t> uses the assigned remote; transfers use the shared link.</w:t>
      </w:r>
    </w:p>
    <w:p w14:paraId="1BE7F2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Input Stage</w:t>
      </w:r>
    </w:p>
    <w:p w14:paraId="0DFD34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Three steps: </w:t>
      </w:r>
      <w:r>
        <w:rPr>
          <w:rFonts w:hint="default" w:ascii="Helvetica" w:hAnsi="Helvetica" w:eastAsia="Helvetica" w:cs="Helvetica"/>
          <w:b/>
          <w:bCs/>
          <w:i w:val="0"/>
          <w:iCs w:val="0"/>
          <w:caps w:val="0"/>
          <w:color w:val="222222"/>
          <w:spacing w:val="0"/>
          <w:sz w:val="21"/>
          <w:szCs w:val="21"/>
          <w:shd w:val="clear" w:fill="FFFFFF"/>
        </w:rPr>
        <w:t>first</w:t>
      </w:r>
      <w:r>
        <w:rPr>
          <w:rFonts w:hint="default" w:ascii="Helvetica" w:hAnsi="Helvetica" w:eastAsia="Helvetica" w:cs="Helvetica"/>
          <w:i w:val="0"/>
          <w:iCs w:val="0"/>
          <w:caps w:val="0"/>
          <w:color w:val="222222"/>
          <w:spacing w:val="0"/>
          <w:sz w:val="21"/>
          <w:szCs w:val="21"/>
          <w:shd w:val="clear" w:fill="FFFFFF"/>
        </w:rPr>
        <w:t> (local)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process</w:t>
      </w:r>
      <w:r>
        <w:rPr>
          <w:rFonts w:hint="default" w:ascii="Helvetica" w:hAnsi="Helvetica" w:eastAsia="Helvetica" w:cs="Helvetica"/>
          <w:i w:val="0"/>
          <w:iCs w:val="0"/>
          <w:caps w:val="0"/>
          <w:color w:val="222222"/>
          <w:spacing w:val="0"/>
          <w:sz w:val="21"/>
          <w:szCs w:val="21"/>
          <w:shd w:val="clear" w:fill="FFFFFF"/>
        </w:rPr>
        <w:t> (assigned remote)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final</w:t>
      </w:r>
      <w:r>
        <w:rPr>
          <w:rFonts w:hint="default" w:ascii="Helvetica" w:hAnsi="Helvetica" w:eastAsia="Helvetica" w:cs="Helvetica"/>
          <w:i w:val="0"/>
          <w:iCs w:val="0"/>
          <w:caps w:val="0"/>
          <w:color w:val="222222"/>
          <w:spacing w:val="0"/>
          <w:sz w:val="21"/>
          <w:szCs w:val="21"/>
          <w:shd w:val="clear" w:fill="FFFFFF"/>
        </w:rPr>
        <w:t> (local). An input-stage group has one request.</w:t>
      </w:r>
    </w:p>
    <w:p w14:paraId="156C796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P PRE</w:t>
      </w:r>
      <w:r>
        <w:rPr>
          <w:rFonts w:hint="default" w:ascii="Helvetica" w:hAnsi="Helvetica" w:eastAsia="Helvetica" w:cs="Helvetica"/>
          <w:i w:val="0"/>
          <w:iCs w:val="0"/>
          <w:caps w:val="0"/>
          <w:color w:val="222222"/>
          <w:spacing w:val="0"/>
          <w:sz w:val="21"/>
          <w:szCs w:val="21"/>
          <w:shd w:val="clear" w:fill="FFFFFF"/>
        </w:rPr>
        <w:t> (local computer). May start after: the request's </w:t>
      </w:r>
      <w:r>
        <w:rPr>
          <w:rFonts w:hint="default" w:ascii="Helvetica" w:hAnsi="Helvetica" w:eastAsia="Helvetica" w:cs="Helvetica"/>
          <w:b/>
          <w:bCs/>
          <w:i w:val="0"/>
          <w:iCs w:val="0"/>
          <w:caps w:val="0"/>
          <w:color w:val="222222"/>
          <w:spacing w:val="0"/>
          <w:sz w:val="21"/>
          <w:szCs w:val="21"/>
          <w:shd w:val="clear" w:fill="FFFFFF"/>
        </w:rPr>
        <w:t>ARR</w:t>
      </w:r>
      <w:r>
        <w:rPr>
          <w:rFonts w:hint="default" w:ascii="Helvetica" w:hAnsi="Helvetica" w:eastAsia="Helvetica" w:cs="Helvetica"/>
          <w:i w:val="0"/>
          <w:iCs w:val="0"/>
          <w:caps w:val="0"/>
          <w:color w:val="222222"/>
          <w:spacing w:val="0"/>
          <w:sz w:val="21"/>
          <w:szCs w:val="21"/>
          <w:shd w:val="clear" w:fill="FFFFFF"/>
        </w:rPr>
        <w:t> event. Fixes the remote computer; on completion, the local-to-remote transfer is queued immediately (whether or not that remote computer is busy).</w:t>
      </w:r>
    </w:p>
    <w:p w14:paraId="4089486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P PROC</w:t>
      </w:r>
      <w:r>
        <w:rPr>
          <w:rFonts w:hint="default" w:ascii="Helvetica" w:hAnsi="Helvetica" w:eastAsia="Helvetica" w:cs="Helvetica"/>
          <w:i w:val="0"/>
          <w:iCs w:val="0"/>
          <w:caps w:val="0"/>
          <w:color w:val="222222"/>
          <w:spacing w:val="0"/>
          <w:sz w:val="21"/>
          <w:szCs w:val="21"/>
          <w:shd w:val="clear" w:fill="FFFFFF"/>
        </w:rPr>
        <w:t> (remote computer) computes all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Helvetica" w:hAnsi="Helvetica" w:eastAsia="Helvetica" w:cs="Helvetica"/>
          <w:i w:val="0"/>
          <w:iCs w:val="0"/>
          <w:caps w:val="0"/>
          <w:color w:val="222222"/>
          <w:spacing w:val="0"/>
          <w:sz w:val="21"/>
          <w:szCs w:val="21"/>
          <w:shd w:val="clear" w:fill="FFFFFF"/>
        </w:rPr>
        <w:t> numbered parts. The simplest choice is one full piece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You may split it so other remote work can run between pieces.</w:t>
      </w:r>
    </w:p>
    <w:p w14:paraId="2BDD94C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P POST</w:t>
      </w:r>
      <w:r>
        <w:rPr>
          <w:rFonts w:hint="default" w:ascii="Helvetica" w:hAnsi="Helvetica" w:eastAsia="Helvetica" w:cs="Helvetica"/>
          <w:i w:val="0"/>
          <w:iCs w:val="0"/>
          <w:caps w:val="0"/>
          <w:color w:val="222222"/>
          <w:spacing w:val="0"/>
          <w:sz w:val="21"/>
          <w:szCs w:val="21"/>
          <w:shd w:val="clear" w:fill="FFFFFF"/>
        </w:rPr>
        <w:t> (local computer). May start after: the request's input stage remote-to-local transfer </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 Completion makes the request ready for producing output; </w:t>
      </w:r>
      <w:r>
        <w:rPr>
          <w:rFonts w:hint="default" w:ascii="Helvetica" w:hAnsi="Helvetica" w:eastAsia="Helvetica" w:cs="Helvetica"/>
          <w:b/>
          <w:bCs/>
          <w:i w:val="0"/>
          <w:iCs w:val="0"/>
          <w:caps w:val="0"/>
          <w:color w:val="222222"/>
          <w:spacing w:val="0"/>
          <w:sz w:val="21"/>
          <w:szCs w:val="21"/>
          <w:shd w:val="clear" w:fill="FFFFFF"/>
        </w:rPr>
        <w:t>TDR</w:t>
      </w:r>
      <w:r>
        <w:rPr>
          <w:rFonts w:hint="default" w:ascii="Helvetica" w:hAnsi="Helvetica" w:eastAsia="Helvetica" w:cs="Helvetica"/>
          <w:i w:val="0"/>
          <w:iCs w:val="0"/>
          <w:caps w:val="0"/>
          <w:color w:val="222222"/>
          <w:spacing w:val="0"/>
          <w:sz w:val="21"/>
          <w:szCs w:val="21"/>
          <w:shd w:val="clear" w:fill="FFFFFF"/>
        </w:rPr>
        <w:t> is measured from arrival to this completion.</w:t>
      </w:r>
    </w:p>
    <w:p w14:paraId="5E7615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Exact splitting rules.</w:t>
      </w:r>
      <w:r>
        <w:rPr>
          <w:rFonts w:hint="default" w:ascii="Helvetica" w:hAnsi="Helvetica" w:eastAsia="Helvetica" w:cs="Helvetica"/>
          <w:i w:val="0"/>
          <w:iCs w:val="0"/>
          <w:caps w:val="0"/>
          <w:color w:val="222222"/>
          <w:spacing w:val="0"/>
          <w:sz w:val="21"/>
          <w:szCs w:val="21"/>
          <w:shd w:val="clear" w:fill="FFFFFF"/>
        </w:rPr>
        <w:t> Each piece is a nonempty integer range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ls</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le</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it includes part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ls</w:t>
      </w:r>
      <w:r>
        <w:rPr>
          <w:rFonts w:hint="default" w:ascii="Helvetica" w:hAnsi="Helvetica" w:eastAsia="Helvetica" w:cs="Helvetica"/>
          <w:i w:val="0"/>
          <w:iCs w:val="0"/>
          <w:caps w:val="0"/>
          <w:color w:val="222222"/>
          <w:spacing w:val="0"/>
          <w:sz w:val="21"/>
          <w:szCs w:val="21"/>
          <w:shd w:val="clear" w:fill="FFFFFF"/>
        </w:rPr>
        <w:t> and stops before part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le</w:t>
      </w:r>
      <w:r>
        <w:rPr>
          <w:rFonts w:hint="default" w:ascii="Helvetica" w:hAnsi="Helvetica" w:eastAsia="Helvetica" w:cs="Helvetica"/>
          <w:i w:val="0"/>
          <w:iCs w:val="0"/>
          <w:caps w:val="0"/>
          <w:color w:val="222222"/>
          <w:spacing w:val="0"/>
          <w:sz w:val="21"/>
          <w:szCs w:val="21"/>
          <w:shd w:val="clear" w:fill="FFFFFF"/>
        </w:rPr>
        <w:t>. For each request, pieces must be issued in ascending, gap-free order: the first starts at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each later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ls</w:t>
      </w:r>
      <w:r>
        <w:rPr>
          <w:rFonts w:hint="default" w:ascii="Helvetica" w:hAnsi="Helvetica" w:eastAsia="Helvetica" w:cs="Helvetica"/>
          <w:i w:val="0"/>
          <w:iCs w:val="0"/>
          <w:caps w:val="0"/>
          <w:color w:val="222222"/>
          <w:spacing w:val="0"/>
          <w:sz w:val="21"/>
          <w:szCs w:val="21"/>
          <w:shd w:val="clear" w:fill="FFFFFF"/>
        </w:rPr>
        <w:t> equals the previous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le</w:t>
      </w:r>
      <w:r>
        <w:rPr>
          <w:rFonts w:hint="default" w:ascii="Helvetica" w:hAnsi="Helvetica" w:eastAsia="Helvetica" w:cs="Helvetica"/>
          <w:i w:val="0"/>
          <w:iCs w:val="0"/>
          <w:caps w:val="0"/>
          <w:color w:val="222222"/>
          <w:spacing w:val="0"/>
          <w:sz w:val="21"/>
          <w:szCs w:val="21"/>
          <w:shd w:val="clear" w:fill="FFFFFF"/>
        </w:rPr>
        <w:t>, and the last ends at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Helvetica" w:hAnsi="Helvetica" w:eastAsia="Helvetica" w:cs="Helvetica"/>
          <w:i w:val="0"/>
          <w:iCs w:val="0"/>
          <w:caps w:val="0"/>
          <w:color w:val="222222"/>
          <w:spacing w:val="0"/>
          <w:sz w:val="21"/>
          <w:szCs w:val="21"/>
          <w:shd w:val="clear" w:fill="FFFFFF"/>
        </w:rPr>
        <w:t>. Thus there are at most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Helvetica" w:hAnsi="Helvetica" w:eastAsia="Helvetica" w:cs="Helvetica"/>
          <w:i w:val="0"/>
          <w:iCs w:val="0"/>
          <w:caps w:val="0"/>
          <w:color w:val="222222"/>
          <w:spacing w:val="0"/>
          <w:sz w:val="21"/>
          <w:szCs w:val="21"/>
          <w:shd w:val="clear" w:fill="FFFFFF"/>
        </w:rPr>
        <w:t> pieces, and none when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beyond the full piece. The first piece waits for the input stage local-to-remote transfer </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 each later piece waits for the previous piece's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Its duration is</w:t>
      </w:r>
    </w:p>
    <w:p w14:paraId="532591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le</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ls</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num_layers</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prefill_proc</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L</w:t>
      </w:r>
      <w:r>
        <w:rPr>
          <w:rFonts w:hint="default" w:ascii="MathJax_Main" w:hAnsi="MathJax_Main" w:eastAsia="MathJax_Main" w:cs="MathJax_Main"/>
          <w:b w:val="0"/>
          <w:bCs w:val="0"/>
          <w:i w:val="0"/>
          <w:iCs w:val="0"/>
          <w:caps w:val="0"/>
          <w:color w:val="000000"/>
          <w:spacing w:val="0"/>
          <w:kern w:val="0"/>
          <w:sz w:val="17"/>
          <w:szCs w:val="17"/>
          <w:u w:val="none"/>
          <w:shd w:val="clear" w:fill="FFFFFF"/>
          <w:lang w:val="en-US" w:eastAsia="zh-CN" w:bidi="ar"/>
        </w:rPr>
        <w:t>in</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i</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p>
    <w:p w14:paraId="156D3D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Only the last piece queues the input stage remote-to-local transfer, of length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in</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No transfer occurs between pieces. Any range that is empty, outside the part interval, out of order, or leaves a gap is a violation.</w:t>
      </w:r>
    </w:p>
    <w:p w14:paraId="1E2161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Output Steps</w:t>
      </w:r>
    </w:p>
    <w:p w14:paraId="3F1993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After the input stage, request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Helvetica" w:hAnsi="Helvetica" w:eastAsia="Helvetica" w:cs="Helvetica"/>
          <w:i w:val="0"/>
          <w:iCs w:val="0"/>
          <w:caps w:val="0"/>
          <w:color w:val="222222"/>
          <w:spacing w:val="0"/>
          <w:sz w:val="21"/>
          <w:szCs w:val="21"/>
          <w:shd w:val="clear" w:fill="FFFFFF"/>
        </w:rPr>
        <w:t> performs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output steps in succession: completing iteration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Helvetica" w:hAnsi="Helvetica" w:eastAsia="Helvetica" w:cs="Helvetica"/>
          <w:i w:val="0"/>
          <w:iCs w:val="0"/>
          <w:caps w:val="0"/>
          <w:color w:val="222222"/>
          <w:spacing w:val="0"/>
          <w:sz w:val="21"/>
          <w:szCs w:val="21"/>
          <w:shd w:val="clear" w:fill="FFFFFF"/>
        </w:rPr>
        <w:t>'s final step readies iteration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The same three steps are used, but multiple requests may be grouped per step. You choose each group independently. Output-step tasks cannot be split into part ranges.</w:t>
      </w:r>
    </w:p>
    <w:p w14:paraId="759377A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 (local computer, across remote computers): may group requests assigned to any mix of remote computers — the listed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decode_pre</w:t>
      </w:r>
      <w:r>
        <w:rPr>
          <w:rFonts w:hint="default" w:ascii="Helvetica" w:hAnsi="Helvetica" w:eastAsia="Helvetica" w:cs="Helvetica"/>
          <w:i w:val="0"/>
          <w:iCs w:val="0"/>
          <w:caps w:val="0"/>
          <w:color w:val="222222"/>
          <w:spacing w:val="0"/>
          <w:sz w:val="21"/>
          <w:szCs w:val="21"/>
          <w:shd w:val="clear" w:fill="FFFFFF"/>
        </w:rPr>
        <w:t> time depends only on total group size, so across remote computers grouping improves local computer efficiency (the task-time table plus the transfer formula is the </w:t>
      </w:r>
      <w:r>
        <w:rPr>
          <w:rFonts w:hint="default" w:ascii="Helvetica" w:hAnsi="Helvetica" w:eastAsia="Helvetica" w:cs="Helvetica"/>
          <w:b/>
          <w:bCs/>
          <w:i w:val="0"/>
          <w:iCs w:val="0"/>
          <w:caps w:val="0"/>
          <w:color w:val="222222"/>
          <w:spacing w:val="0"/>
          <w:sz w:val="21"/>
          <w:szCs w:val="21"/>
          <w:shd w:val="clear" w:fill="FFFFFF"/>
        </w:rPr>
        <w:t>only</w:t>
      </w:r>
      <w:r>
        <w:rPr>
          <w:rFonts w:hint="default" w:ascii="Helvetica" w:hAnsi="Helvetica" w:eastAsia="Helvetica" w:cs="Helvetica"/>
          <w:i w:val="0"/>
          <w:iCs w:val="0"/>
          <w:caps w:val="0"/>
          <w:color w:val="222222"/>
          <w:spacing w:val="0"/>
          <w:sz w:val="21"/>
          <w:szCs w:val="21"/>
          <w:shd w:val="clear" w:fill="FFFFFF"/>
        </w:rPr>
        <w:t> efficiency model; nothing else rewards grouping). May start after, for each request: completion of that request's previous final step (</w:t>
      </w:r>
      <w:r>
        <w:rPr>
          <w:rFonts w:hint="default" w:ascii="Helvetica" w:hAnsi="Helvetica" w:eastAsia="Helvetica" w:cs="Helvetica"/>
          <w:b/>
          <w:bCs/>
          <w:i w:val="0"/>
          <w:iCs w:val="0"/>
          <w:caps w:val="0"/>
          <w:color w:val="222222"/>
          <w:spacing w:val="0"/>
          <w:sz w:val="21"/>
          <w:szCs w:val="21"/>
          <w:shd w:val="clear" w:fill="FFFFFF"/>
        </w:rPr>
        <w:t>P POST</w:t>
      </w:r>
      <w:r>
        <w:rPr>
          <w:rFonts w:hint="default" w:ascii="Helvetica" w:hAnsi="Helvetica" w:eastAsia="Helvetica" w:cs="Helvetica"/>
          <w:i w:val="0"/>
          <w:iCs w:val="0"/>
          <w:caps w:val="0"/>
          <w:color w:val="222222"/>
          <w:spacing w:val="0"/>
          <w:sz w:val="21"/>
          <w:szCs w:val="21"/>
          <w:shd w:val="clear" w:fill="FFFFFF"/>
        </w:rPr>
        <w:t> for its first output step, otherwise its previous </w:t>
      </w: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 and the request must not be finished (</w:t>
      </w:r>
      <w:r>
        <w:rPr>
          <w:rFonts w:hint="default" w:ascii="Helvetica" w:hAnsi="Helvetica" w:eastAsia="Helvetica" w:cs="Helvetica"/>
          <w:b/>
          <w:bCs/>
          <w:i w:val="0"/>
          <w:iCs w:val="0"/>
          <w:caps w:val="0"/>
          <w:color w:val="222222"/>
          <w:spacing w:val="0"/>
          <w:sz w:val="21"/>
          <w:szCs w:val="21"/>
          <w:shd w:val="clear" w:fill="FFFFFF"/>
        </w:rPr>
        <w:t>FIN</w:t>
      </w:r>
      <w:r>
        <w:rPr>
          <w:rFonts w:hint="default" w:ascii="Helvetica" w:hAnsi="Helvetica" w:eastAsia="Helvetica" w:cs="Helvetica"/>
          <w:i w:val="0"/>
          <w:iCs w:val="0"/>
          <w:caps w:val="0"/>
          <w:color w:val="222222"/>
          <w:spacing w:val="0"/>
          <w:sz w:val="21"/>
          <w:szCs w:val="21"/>
          <w:shd w:val="clear" w:fill="FFFFFF"/>
        </w:rPr>
        <w:t> always arrives with the final </w:t>
      </w: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so you always know). Completion queues one local-to-remote transfer per distinct remote computer in the group (len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that remote computer's member count), enqueued simultaneously in increasing remote computer index order.</w:t>
      </w:r>
    </w:p>
    <w:p w14:paraId="01440A0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 (remote computer): all members must be assigned to that remote computer. May start after, for each request: the local-to-remote transfer </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 carrying that member's current-iteration data — the rule is checked </w:t>
      </w:r>
      <w:r>
        <w:rPr>
          <w:rFonts w:hint="default" w:ascii="Helvetica" w:hAnsi="Helvetica" w:eastAsia="Helvetica" w:cs="Helvetica"/>
          <w:b/>
          <w:bCs/>
          <w:i w:val="0"/>
          <w:iCs w:val="0"/>
          <w:caps w:val="0"/>
          <w:color w:val="222222"/>
          <w:spacing w:val="0"/>
          <w:sz w:val="21"/>
          <w:szCs w:val="21"/>
          <w:shd w:val="clear" w:fill="FFFFFF"/>
        </w:rPr>
        <w:t>separately for each request</w:t>
      </w:r>
      <w:r>
        <w:rPr>
          <w:rFonts w:hint="default" w:ascii="Helvetica" w:hAnsi="Helvetica" w:eastAsia="Helvetica" w:cs="Helvetica"/>
          <w:i w:val="0"/>
          <w:iCs w:val="0"/>
          <w:caps w:val="0"/>
          <w:color w:val="222222"/>
          <w:spacing w:val="0"/>
          <w:sz w:val="21"/>
          <w:szCs w:val="21"/>
          <w:shd w:val="clear" w:fill="FFFFFF"/>
        </w:rPr>
        <w:t>: members may come from different </w:t>
      </w: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 groups and different local-to-remote transfers. Completion queues one remote-to-local transfer (len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this group's size).</w:t>
      </w:r>
    </w:p>
    <w:p w14:paraId="4555B21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(local computer, across remote computers). May start after, for each request: the remote-to-local transfer </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 carrying that member's current-iteration result (different </w:t>
      </w: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 groups/remote-to-local transfers are fine). Each member's completion produces one token.</w:t>
      </w:r>
    </w:p>
    <w:p w14:paraId="269518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drawing>
          <wp:inline distT="0" distB="0" distL="114300" distR="114300">
            <wp:extent cx="5262880" cy="2493645"/>
            <wp:effectExtent l="0" t="0" r="10160" b="571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262880" cy="2493645"/>
                    </a:xfrm>
                    <a:prstGeom prst="rect">
                      <a:avLst/>
                    </a:prstGeom>
                    <a:noFill/>
                    <a:ln w="9525">
                      <a:noFill/>
                    </a:ln>
                  </pic:spPr>
                </pic:pic>
              </a:graphicData>
            </a:graphic>
          </wp:inline>
        </w:drawing>
      </w:r>
    </w:p>
    <w:p w14:paraId="78E9DE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iCs/>
          <w:caps w:val="0"/>
          <w:color w:val="222222"/>
          <w:spacing w:val="0"/>
          <w:sz w:val="21"/>
          <w:szCs w:val="21"/>
          <w:shd w:val="clear" w:fill="FFFFFF"/>
        </w:rPr>
        <w:t>Guide:</w:t>
      </w:r>
      <w:r>
        <w:rPr>
          <w:rFonts w:hint="default" w:ascii="Helvetica" w:hAnsi="Helvetica" w:eastAsia="Helvetica" w:cs="Helvetica"/>
          <w:i w:val="0"/>
          <w:iCs w:val="0"/>
          <w:caps w:val="0"/>
          <w:color w:val="222222"/>
          <w:spacing w:val="0"/>
          <w:sz w:val="21"/>
          <w:szCs w:val="21"/>
          <w:shd w:val="clear" w:fill="FFFFFF"/>
        </w:rPr>
        <w:t> the upper lane splits one input stage into consecutive ranges; the lower lane groups ready requests for output.</w:t>
      </w:r>
    </w:p>
    <w:p w14:paraId="207A5B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Groups: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m</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request ids distinct, every member satisfying its predecessor rule;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m</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is always allowed. Only output work is ever grouped — input-stage groups always contain exactly one request. </w:t>
      </w:r>
      <w:r>
        <w:rPr>
          <w:rFonts w:hint="default" w:ascii="Helvetica" w:hAnsi="Helvetica" w:eastAsia="Helvetica" w:cs="Helvetica"/>
          <w:b/>
          <w:bCs/>
          <w:i w:val="0"/>
          <w:iCs w:val="0"/>
          <w:caps w:val="0"/>
          <w:color w:val="222222"/>
          <w:spacing w:val="0"/>
          <w:sz w:val="21"/>
          <w:szCs w:val="21"/>
          <w:shd w:val="clear" w:fill="FFFFFF"/>
        </w:rPr>
        <w:t>There is no other group-size limit</w:t>
      </w:r>
      <w:r>
        <w:rPr>
          <w:rFonts w:hint="default" w:ascii="Helvetica" w:hAnsi="Helvetica" w:eastAsia="Helvetica" w:cs="Helvetica"/>
          <w:i w:val="0"/>
          <w:iCs w:val="0"/>
          <w:caps w:val="0"/>
          <w:color w:val="222222"/>
          <w:spacing w:val="0"/>
          <w:sz w:val="21"/>
          <w:szCs w:val="21"/>
          <w:shd w:val="clear" w:fill="FFFFFF"/>
        </w:rPr>
        <w:t>: no maximum exists or is announced — any nonempty set of distinct, currently ready requests may be grouped, subject only to the step and remote computer rules above. Order of request ids within a group: see Output.</w:t>
      </w:r>
    </w:p>
    <w:p w14:paraId="0FF498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222222"/>
          <w:spacing w:val="0"/>
          <w:sz w:val="24"/>
          <w:szCs w:val="24"/>
        </w:rPr>
      </w:pPr>
      <w:r>
        <w:rPr>
          <w:rFonts w:hint="default" w:ascii="Helvetica" w:hAnsi="Helvetica" w:eastAsia="Helvetica" w:cs="Helvetica"/>
          <w:b/>
          <w:bCs/>
          <w:i w:val="0"/>
          <w:iCs w:val="0"/>
          <w:caps w:val="0"/>
          <w:color w:val="222222"/>
          <w:spacing w:val="0"/>
          <w:kern w:val="0"/>
          <w:sz w:val="24"/>
          <w:szCs w:val="24"/>
          <w:shd w:val="clear" w:fill="FFFFFF"/>
          <w:lang w:val="en-US" w:eastAsia="zh-CN" w:bidi="ar"/>
        </w:rPr>
        <w:t>Input</w:t>
      </w:r>
    </w:p>
    <w:p w14:paraId="4DD027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Protocol Guide</w:t>
      </w:r>
    </w:p>
    <w:p w14:paraId="126282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P</w:t>
      </w:r>
      <w:r>
        <w:rPr>
          <w:rFonts w:hint="default" w:ascii="Helvetica" w:hAnsi="Helvetica" w:eastAsia="Helvetica" w:cs="Helvetica"/>
          <w:i w:val="0"/>
          <w:iCs w:val="0"/>
          <w:caps w:val="0"/>
          <w:color w:val="222222"/>
          <w:spacing w:val="0"/>
          <w:sz w:val="21"/>
          <w:szCs w:val="21"/>
          <w:shd w:val="clear" w:fill="FFFFFF"/>
        </w:rPr>
        <w:t> is the one-time input stage; </w:t>
      </w:r>
      <w:r>
        <w:rPr>
          <w:rFonts w:hint="default" w:ascii="Helvetica" w:hAnsi="Helvetica" w:eastAsia="Helvetica" w:cs="Helvetica"/>
          <w:b/>
          <w:bCs/>
          <w:i w:val="0"/>
          <w:iCs w:val="0"/>
          <w:caps w:val="0"/>
          <w:color w:val="222222"/>
          <w:spacing w:val="0"/>
          <w:sz w:val="21"/>
          <w:szCs w:val="21"/>
          <w:shd w:val="clear" w:fill="FFFFFF"/>
        </w:rPr>
        <w:t>D</w:t>
      </w:r>
      <w:r>
        <w:rPr>
          <w:rFonts w:hint="default" w:ascii="Helvetica" w:hAnsi="Helvetica" w:eastAsia="Helvetica" w:cs="Helvetica"/>
          <w:i w:val="0"/>
          <w:iCs w:val="0"/>
          <w:caps w:val="0"/>
          <w:color w:val="222222"/>
          <w:spacing w:val="0"/>
          <w:sz w:val="21"/>
          <w:szCs w:val="21"/>
          <w:shd w:val="clear" w:fill="FFFFFF"/>
        </w:rPr>
        <w:t> is one output step. </w:t>
      </w:r>
      <w:r>
        <w:rPr>
          <w:rFonts w:hint="default" w:ascii="Helvetica" w:hAnsi="Helvetica" w:eastAsia="Helvetica" w:cs="Helvetica"/>
          <w:b/>
          <w:bCs/>
          <w:i w:val="0"/>
          <w:iCs w:val="0"/>
          <w:caps w:val="0"/>
          <w:color w:val="222222"/>
          <w:spacing w:val="0"/>
          <w:sz w:val="21"/>
          <w:szCs w:val="21"/>
          <w:shd w:val="clear" w:fill="FFFFFF"/>
        </w:rPr>
        <w:t>PRE</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POST</w:t>
      </w:r>
      <w:r>
        <w:rPr>
          <w:rFonts w:hint="default" w:ascii="Helvetica" w:hAnsi="Helvetica" w:eastAsia="Helvetica" w:cs="Helvetica"/>
          <w:i w:val="0"/>
          <w:iCs w:val="0"/>
          <w:caps w:val="0"/>
          <w:color w:val="222222"/>
          <w:spacing w:val="0"/>
          <w:sz w:val="21"/>
          <w:szCs w:val="21"/>
          <w:shd w:val="clear" w:fill="FFFFFF"/>
        </w:rPr>
        <w:t> are local tasks and </w:t>
      </w:r>
      <w:r>
        <w:rPr>
          <w:rFonts w:hint="default" w:ascii="Helvetica" w:hAnsi="Helvetica" w:eastAsia="Helvetica" w:cs="Helvetica"/>
          <w:b/>
          <w:bCs/>
          <w:i w:val="0"/>
          <w:iCs w:val="0"/>
          <w:caps w:val="0"/>
          <w:color w:val="222222"/>
          <w:spacing w:val="0"/>
          <w:sz w:val="21"/>
          <w:szCs w:val="21"/>
          <w:shd w:val="clear" w:fill="FFFFFF"/>
        </w:rPr>
        <w:t>PROC</w:t>
      </w:r>
      <w:r>
        <w:rPr>
          <w:rFonts w:hint="default" w:ascii="Helvetica" w:hAnsi="Helvetica" w:eastAsia="Helvetica" w:cs="Helvetica"/>
          <w:i w:val="0"/>
          <w:iCs w:val="0"/>
          <w:caps w:val="0"/>
          <w:color w:val="222222"/>
          <w:spacing w:val="0"/>
          <w:sz w:val="21"/>
          <w:szCs w:val="21"/>
          <w:shd w:val="clear" w:fill="FFFFFF"/>
        </w:rPr>
        <w:t> is remote. Events are </w:t>
      </w:r>
      <w:r>
        <w:rPr>
          <w:rFonts w:hint="default" w:ascii="Helvetica" w:hAnsi="Helvetica" w:eastAsia="Helvetica" w:cs="Helvetica"/>
          <w:b/>
          <w:bCs/>
          <w:i w:val="0"/>
          <w:iCs w:val="0"/>
          <w:caps w:val="0"/>
          <w:color w:val="222222"/>
          <w:spacing w:val="0"/>
          <w:sz w:val="21"/>
          <w:szCs w:val="21"/>
          <w:shd w:val="clear" w:fill="FFFFFF"/>
        </w:rPr>
        <w:t>ARR</w:t>
      </w:r>
      <w:r>
        <w:rPr>
          <w:rFonts w:hint="default" w:ascii="Helvetica" w:hAnsi="Helvetica" w:eastAsia="Helvetica" w:cs="Helvetica"/>
          <w:i w:val="0"/>
          <w:iCs w:val="0"/>
          <w:caps w:val="0"/>
          <w:color w:val="222222"/>
          <w:spacing w:val="0"/>
          <w:sz w:val="21"/>
          <w:szCs w:val="21"/>
          <w:shd w:val="clear" w:fill="FFFFFF"/>
        </w:rPr>
        <w:t> (arrival),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(task done), </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 (transfer done), and </w:t>
      </w:r>
      <w:r>
        <w:rPr>
          <w:rFonts w:hint="default" w:ascii="Helvetica" w:hAnsi="Helvetica" w:eastAsia="Helvetica" w:cs="Helvetica"/>
          <w:b/>
          <w:bCs/>
          <w:i w:val="0"/>
          <w:iCs w:val="0"/>
          <w:caps w:val="0"/>
          <w:color w:val="222222"/>
          <w:spacing w:val="0"/>
          <w:sz w:val="21"/>
          <w:szCs w:val="21"/>
          <w:shd w:val="clear" w:fill="FFFFFF"/>
        </w:rPr>
        <w:t>FIN</w:t>
      </w:r>
      <w:r>
        <w:rPr>
          <w:rFonts w:hint="default" w:ascii="Helvetica" w:hAnsi="Helvetica" w:eastAsia="Helvetica" w:cs="Helvetica"/>
          <w:i w:val="0"/>
          <w:iCs w:val="0"/>
          <w:caps w:val="0"/>
          <w:color w:val="222222"/>
          <w:spacing w:val="0"/>
          <w:sz w:val="21"/>
          <w:szCs w:val="21"/>
          <w:shd w:val="clear" w:fill="FFFFFF"/>
        </w:rPr>
        <w:t> (finished). In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ls</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le</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ls</w:t>
      </w:r>
      <w:r>
        <w:rPr>
          <w:rFonts w:hint="default" w:ascii="Helvetica" w:hAnsi="Helvetica" w:eastAsia="Helvetica" w:cs="Helvetica"/>
          <w:i w:val="0"/>
          <w:iCs w:val="0"/>
          <w:caps w:val="0"/>
          <w:color w:val="222222"/>
          <w:spacing w:val="0"/>
          <w:sz w:val="21"/>
          <w:szCs w:val="21"/>
          <w:shd w:val="clear" w:fill="FFFFFF"/>
        </w:rPr>
        <w:t> is included and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le</w:t>
      </w:r>
      <w:r>
        <w:rPr>
          <w:rFonts w:hint="default" w:ascii="Helvetica" w:hAnsi="Helvetica" w:eastAsia="Helvetica" w:cs="Helvetica"/>
          <w:i w:val="0"/>
          <w:iCs w:val="0"/>
          <w:caps w:val="0"/>
          <w:color w:val="222222"/>
          <w:spacing w:val="0"/>
          <w:sz w:val="21"/>
          <w:szCs w:val="21"/>
          <w:shd w:val="clear" w:fill="FFFFFF"/>
        </w:rPr>
        <w:t> excluded. Input arrives interactively: read each whole frame and respond once. Times are real milliseconds; counts, lengths, and ids are integers; fields use single spaces.</w:t>
      </w:r>
    </w:p>
    <w:p w14:paraId="459750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Startup Configuration</w:t>
      </w:r>
    </w:p>
    <w:p w14:paraId="145E0B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interactor first sends two lines (no response expected): the system parameters, then the scoring parameters:</w:t>
      </w:r>
    </w:p>
    <w:p w14:paraId="79554D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315" w:lineRule="atLeast"/>
        <w:ind w:left="0" w:right="0"/>
        <w:rPr>
          <w:rFonts w:ascii="Consolas" w:hAnsi="Consolas" w:eastAsia="Consolas" w:cs="Consolas"/>
          <w:color w:val="880000"/>
          <w:sz w:val="21"/>
          <w:szCs w:val="21"/>
        </w:rPr>
      </w:pP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K S latency_in_ms bandwidth_gbps bytes_per_token num_layers</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SLO1 SLO2 tp_UB tp_base dist_base w_tp w_c</w:t>
      </w:r>
    </w:p>
    <w:p w14:paraId="1DAD88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bytes_per_token</w:t>
      </w:r>
      <w:r>
        <w:rPr>
          <w:rFonts w:hint="default" w:ascii="Helvetica" w:hAnsi="Helvetica" w:eastAsia="Helvetica" w:cs="Helvetica"/>
          <w:i w:val="0"/>
          <w:iCs w:val="0"/>
          <w:caps w:val="0"/>
          <w:color w:val="222222"/>
          <w:spacing w:val="0"/>
          <w:sz w:val="21"/>
          <w:szCs w:val="21"/>
          <w:shd w:val="clear" w:fill="FFFFFF"/>
        </w:rPr>
        <w:t>, and </w:t>
      </w:r>
      <w:r>
        <w:rPr>
          <w:rFonts w:hint="default" w:ascii="MathJax_Main" w:hAnsi="MathJax_Main" w:eastAsia="MathJax_Main" w:cs="MathJax_Main"/>
          <w:b w:val="0"/>
          <w:bCs w:val="0"/>
          <w:i w:val="0"/>
          <w:iCs w:val="0"/>
          <w:caps w:val="0"/>
          <w:color w:val="000000"/>
          <w:spacing w:val="0"/>
          <w:sz w:val="25"/>
          <w:szCs w:val="25"/>
          <w:u w:val="none"/>
          <w:shd w:val="clear" w:fill="FFFFFF"/>
        </w:rPr>
        <w:t>num_layers</w:t>
      </w:r>
      <w:r>
        <w:rPr>
          <w:rFonts w:hint="default" w:ascii="Helvetica" w:hAnsi="Helvetica" w:eastAsia="Helvetica" w:cs="Helvetica"/>
          <w:i w:val="0"/>
          <w:iCs w:val="0"/>
          <w:caps w:val="0"/>
          <w:color w:val="222222"/>
          <w:spacing w:val="0"/>
          <w:sz w:val="21"/>
          <w:szCs w:val="21"/>
          <w:shd w:val="clear" w:fill="FFFFFF"/>
        </w:rPr>
        <w:t> are integers; all other values are reals (times in ms, output rates in tokens/ms). </w:t>
      </w:r>
      <w:r>
        <w:rPr>
          <w:rFonts w:hint="default" w:ascii="Helvetica" w:hAnsi="Helvetica" w:eastAsia="Helvetica" w:cs="Helvetica"/>
          <w:b/>
          <w:bCs/>
          <w:i w:val="0"/>
          <w:iCs w:val="0"/>
          <w:caps w:val="0"/>
          <w:color w:val="222222"/>
          <w:spacing w:val="0"/>
          <w:sz w:val="21"/>
          <w:szCs w:val="21"/>
          <w:shd w:val="clear" w:fill="FFFFFF"/>
        </w:rPr>
        <w:t>SLO</w:t>
      </w:r>
      <w:r>
        <w:rPr>
          <w:rFonts w:hint="default" w:ascii="Helvetica" w:hAnsi="Helvetica" w:eastAsia="Helvetica" w:cs="Helvetica"/>
          <w:i w:val="0"/>
          <w:iCs w:val="0"/>
          <w:caps w:val="0"/>
          <w:color w:val="222222"/>
          <w:spacing w:val="0"/>
          <w:sz w:val="21"/>
          <w:szCs w:val="21"/>
          <w:shd w:val="clear" w:fill="FFFFFF"/>
        </w:rPr>
        <w:t> stands for service-level objective: </w:t>
      </w:r>
      <w:r>
        <w:rPr>
          <w:rFonts w:hint="default" w:ascii="Helvetica" w:hAnsi="Helvetica" w:eastAsia="Helvetica" w:cs="Helvetica"/>
          <w:b/>
          <w:bCs/>
          <w:i w:val="0"/>
          <w:iCs w:val="0"/>
          <w:caps w:val="0"/>
          <w:color w:val="222222"/>
          <w:spacing w:val="0"/>
          <w:sz w:val="21"/>
          <w:szCs w:val="21"/>
          <w:shd w:val="clear" w:fill="FFFFFF"/>
        </w:rPr>
        <w:t>SLO1</w:t>
      </w:r>
      <w:r>
        <w:rPr>
          <w:rFonts w:hint="default" w:ascii="Helvetica" w:hAnsi="Helvetica" w:eastAsia="Helvetica" w:cs="Helvetica"/>
          <w:i w:val="0"/>
          <w:iCs w:val="0"/>
          <w:caps w:val="0"/>
          <w:color w:val="222222"/>
          <w:spacing w:val="0"/>
          <w:sz w:val="21"/>
          <w:szCs w:val="21"/>
          <w:shd w:val="clear" w:fill="FFFFFF"/>
        </w:rPr>
        <w:t> is the TDR target and </w:t>
      </w:r>
      <w:r>
        <w:rPr>
          <w:rFonts w:hint="default" w:ascii="Helvetica" w:hAnsi="Helvetica" w:eastAsia="Helvetica" w:cs="Helvetica"/>
          <w:b/>
          <w:bCs/>
          <w:i w:val="0"/>
          <w:iCs w:val="0"/>
          <w:caps w:val="0"/>
          <w:color w:val="222222"/>
          <w:spacing w:val="0"/>
          <w:sz w:val="21"/>
          <w:szCs w:val="21"/>
          <w:shd w:val="clear" w:fill="FFFFFF"/>
        </w:rPr>
        <w:t>SLO2</w:t>
      </w:r>
      <w:r>
        <w:rPr>
          <w:rFonts w:hint="default" w:ascii="Helvetica" w:hAnsi="Helvetica" w:eastAsia="Helvetica" w:cs="Helvetica"/>
          <w:i w:val="0"/>
          <w:iCs w:val="0"/>
          <w:caps w:val="0"/>
          <w:color w:val="222222"/>
          <w:spacing w:val="0"/>
          <w:sz w:val="21"/>
          <w:szCs w:val="21"/>
          <w:shd w:val="clear" w:fill="FFFFFF"/>
        </w:rPr>
        <w:t> is the TPOT target. The other names on the scoring line mean: </w:t>
      </w:r>
      <w:r>
        <w:rPr>
          <w:rFonts w:hint="default" w:ascii="Helvetica" w:hAnsi="Helvetica" w:eastAsia="Helvetica" w:cs="Helvetica"/>
          <w:b/>
          <w:bCs/>
          <w:i w:val="0"/>
          <w:iCs w:val="0"/>
          <w:caps w:val="0"/>
          <w:color w:val="222222"/>
          <w:spacing w:val="0"/>
          <w:sz w:val="21"/>
          <w:szCs w:val="21"/>
          <w:shd w:val="clear" w:fill="FFFFFF"/>
        </w:rPr>
        <w:t>tp_UB</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UB</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tp_base</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dist_base</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w_tp</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in" w:hAnsi="MathJax_Main" w:eastAsia="MathJax_Main" w:cs="MathJax_Main"/>
          <w:b w:val="0"/>
          <w:bCs w:val="0"/>
          <w:i w:val="0"/>
          <w:iCs w:val="0"/>
          <w:caps w:val="0"/>
          <w:color w:val="000000"/>
          <w:spacing w:val="0"/>
          <w:sz w:val="17"/>
          <w:szCs w:val="17"/>
          <w:u w:val="none"/>
          <w:shd w:val="clear" w:fill="FFFFFF"/>
        </w:rPr>
        <w:t>tp</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w_c</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c</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bandwidth_gbps</w:t>
      </w:r>
      <w:r>
        <w:rPr>
          <w:rFonts w:hint="default" w:ascii="Helvetica" w:hAnsi="Helvetica" w:eastAsia="Helvetica" w:cs="Helvetica"/>
          <w:i w:val="0"/>
          <w:iCs w:val="0"/>
          <w:caps w:val="0"/>
          <w:color w:val="222222"/>
          <w:spacing w:val="0"/>
          <w:sz w:val="21"/>
          <w:szCs w:val="21"/>
          <w:shd w:val="clear" w:fill="FFFFFF"/>
        </w:rPr>
        <w:t> is in </w:t>
      </w:r>
      <w:r>
        <w:rPr>
          <w:rFonts w:hint="default" w:ascii="Helvetica" w:hAnsi="Helvetica" w:eastAsia="Helvetica" w:cs="Helvetica"/>
          <w:b/>
          <w:bCs/>
          <w:i w:val="0"/>
          <w:iCs w:val="0"/>
          <w:caps w:val="0"/>
          <w:color w:val="222222"/>
          <w:spacing w:val="0"/>
          <w:sz w:val="21"/>
          <w:szCs w:val="21"/>
          <w:shd w:val="clear" w:fill="FFFFFF"/>
        </w:rPr>
        <w:t>gigabits per second (Gb/s)</w:t>
      </w:r>
      <w:r>
        <w:rPr>
          <w:rFonts w:hint="default" w:ascii="Helvetica" w:hAnsi="Helvetica" w:eastAsia="Helvetica" w:cs="Helvetica"/>
          <w:i w:val="0"/>
          <w:iCs w:val="0"/>
          <w:caps w:val="0"/>
          <w:color w:val="222222"/>
          <w:spacing w:val="0"/>
          <w:sz w:val="21"/>
          <w:szCs w:val="21"/>
          <w:shd w:val="clear" w:fill="FFFFFF"/>
        </w:rPr>
        <w:t>. The value </w:t>
      </w:r>
      <w:r>
        <w:rPr>
          <w:rFonts w:hint="default" w:ascii="MathJax_Main" w:hAnsi="MathJax_Main" w:eastAsia="MathJax_Main" w:cs="MathJax_Main"/>
          <w:b w:val="0"/>
          <w:bCs w:val="0"/>
          <w:i w:val="0"/>
          <w:iCs w:val="0"/>
          <w:caps w:val="0"/>
          <w:color w:val="000000"/>
          <w:spacing w:val="0"/>
          <w:sz w:val="25"/>
          <w:szCs w:val="25"/>
          <w:u w:val="none"/>
          <w:shd w:val="clear" w:fill="FFFFFF"/>
        </w:rPr>
        <w:t>bytes_per_token</w:t>
      </w:r>
      <w:r>
        <w:rPr>
          <w:rFonts w:hint="default" w:ascii="Helvetica" w:hAnsi="Helvetica" w:eastAsia="Helvetica" w:cs="Helvetica"/>
          <w:i w:val="0"/>
          <w:iCs w:val="0"/>
          <w:caps w:val="0"/>
          <w:color w:val="222222"/>
          <w:spacing w:val="0"/>
          <w:sz w:val="21"/>
          <w:szCs w:val="21"/>
          <w:shd w:val="clear" w:fill="FFFFFF"/>
        </w:rPr>
        <w:t> is already the complete data size for one token; do not multiply it by an element width.</w:t>
      </w:r>
    </w:p>
    <w:p w14:paraId="3CA9AF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Communication</w:t>
      </w:r>
    </w:p>
    <w:p w14:paraId="3BDB4D8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Transfers are </w:t>
      </w:r>
      <w:r>
        <w:rPr>
          <w:rFonts w:hint="default" w:ascii="Helvetica" w:hAnsi="Helvetica" w:eastAsia="Helvetica" w:cs="Helvetica"/>
          <w:b/>
          <w:bCs/>
          <w:i w:val="0"/>
          <w:iCs w:val="0"/>
          <w:caps w:val="0"/>
          <w:color w:val="222222"/>
          <w:spacing w:val="0"/>
          <w:sz w:val="21"/>
          <w:szCs w:val="21"/>
          <w:shd w:val="clear" w:fill="FFFFFF"/>
        </w:rPr>
        <w:t>automatic</w:t>
      </w:r>
      <w:r>
        <w:rPr>
          <w:rFonts w:hint="default" w:ascii="Helvetica" w:hAnsi="Helvetica" w:eastAsia="Helvetica" w:cs="Helvetica"/>
          <w:i w:val="0"/>
          <w:iCs w:val="0"/>
          <w:caps w:val="0"/>
          <w:color w:val="222222"/>
          <w:spacing w:val="0"/>
          <w:sz w:val="21"/>
          <w:szCs w:val="21"/>
          <w:shd w:val="clear" w:fill="FFFFFF"/>
        </w:rPr>
        <w:t>: the interactor queues them when their triggering computation finishes; you never output a transfer command. A </w:t>
      </w:r>
      <w:r>
        <w:rPr>
          <w:rFonts w:hint="default" w:ascii="Helvetica" w:hAnsi="Helvetica" w:eastAsia="Helvetica" w:cs="Helvetica"/>
          <w:b/>
          <w:bCs/>
          <w:i w:val="0"/>
          <w:iCs w:val="0"/>
          <w:caps w:val="0"/>
          <w:color w:val="222222"/>
          <w:spacing w:val="0"/>
          <w:sz w:val="21"/>
          <w:szCs w:val="21"/>
          <w:shd w:val="clear" w:fill="FFFFFF"/>
        </w:rPr>
        <w:t>single link</w:t>
      </w:r>
      <w:r>
        <w:rPr>
          <w:rFonts w:hint="default" w:ascii="Helvetica" w:hAnsi="Helvetica" w:eastAsia="Helvetica" w:cs="Helvetica"/>
          <w:i w:val="0"/>
          <w:iCs w:val="0"/>
          <w:caps w:val="0"/>
          <w:color w:val="222222"/>
          <w:spacing w:val="0"/>
          <w:sz w:val="21"/>
          <w:szCs w:val="21"/>
          <w:shd w:val="clear" w:fill="FFFFFF"/>
        </w:rPr>
        <w:t> connects the local computer and remote computer side and is shared by all remote computers. </w:t>
      </w:r>
      <w:r>
        <w:rPr>
          <w:rFonts w:hint="default" w:ascii="Helvetica" w:hAnsi="Helvetica" w:eastAsia="Helvetica" w:cs="Helvetica"/>
          <w:b/>
          <w:bCs/>
          <w:i w:val="0"/>
          <w:iCs w:val="0"/>
          <w:caps w:val="0"/>
          <w:color w:val="222222"/>
          <w:spacing w:val="0"/>
          <w:sz w:val="21"/>
          <w:szCs w:val="21"/>
          <w:shd w:val="clear" w:fill="FFFFFF"/>
        </w:rPr>
        <w:t>UP</w:t>
      </w:r>
      <w:r>
        <w:rPr>
          <w:rFonts w:hint="default" w:ascii="Helvetica" w:hAnsi="Helvetica" w:eastAsia="Helvetica" w:cs="Helvetica"/>
          <w:i w:val="0"/>
          <w:iCs w:val="0"/>
          <w:caps w:val="0"/>
          <w:color w:val="222222"/>
          <w:spacing w:val="0"/>
          <w:sz w:val="21"/>
          <w:szCs w:val="21"/>
          <w:shd w:val="clear" w:fill="FFFFFF"/>
        </w:rPr>
        <w:t> means a local-to-remote transfer (local computer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remote computer), and </w:t>
      </w:r>
      <w:r>
        <w:rPr>
          <w:rFonts w:hint="default" w:ascii="Helvetica" w:hAnsi="Helvetica" w:eastAsia="Helvetica" w:cs="Helvetica"/>
          <w:b/>
          <w:bCs/>
          <w:i w:val="0"/>
          <w:iCs w:val="0"/>
          <w:caps w:val="0"/>
          <w:color w:val="222222"/>
          <w:spacing w:val="0"/>
          <w:sz w:val="21"/>
          <w:szCs w:val="21"/>
          <w:shd w:val="clear" w:fill="FFFFFF"/>
        </w:rPr>
        <w:t>DOWN</w:t>
      </w:r>
      <w:r>
        <w:rPr>
          <w:rFonts w:hint="default" w:ascii="Helvetica" w:hAnsi="Helvetica" w:eastAsia="Helvetica" w:cs="Helvetica"/>
          <w:i w:val="0"/>
          <w:iCs w:val="0"/>
          <w:caps w:val="0"/>
          <w:color w:val="222222"/>
          <w:spacing w:val="0"/>
          <w:sz w:val="21"/>
          <w:szCs w:val="21"/>
          <w:shd w:val="clear" w:fill="FFFFFF"/>
        </w:rPr>
        <w:t> means a remote-to-local transfer (remote computer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local computer). These are independent one-at-a-time FIFO queues: transfers finish in the order they enter, and both directions may be active simultaneously. For simultaneous queues, one </w:t>
      </w: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's per-remote transfers enter by increasing remote index. Otherwise transfers enter in interactor event order; tasks started together and finishing together use assignment-line order.</w:t>
      </w:r>
    </w:p>
    <w:p w14:paraId="669A7F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Transfer time </w:t>
      </w:r>
      <w:r>
        <w:rPr>
          <w:rFonts w:hint="default" w:ascii="MathJax_Main" w:hAnsi="MathJax_Main" w:eastAsia="MathJax_Main" w:cs="MathJax_Main"/>
          <w:b w:val="0"/>
          <w:bCs w:val="0"/>
          <w:i w:val="0"/>
          <w:iCs w:val="0"/>
          <w:caps w:val="0"/>
          <w:color w:val="000000"/>
          <w:spacing w:val="0"/>
          <w:sz w:val="25"/>
          <w:szCs w:val="25"/>
          <w:u w:val="none"/>
          <w:shd w:val="clear" w:fill="FFFFFF"/>
        </w:rPr>
        <w:t>=latency_in_ms+8data_bytes/(bandwidth_gbps×10</w:t>
      </w:r>
      <w:r>
        <w:rPr>
          <w:rFonts w:hint="default" w:ascii="MathJax_Main" w:hAnsi="MathJax_Main" w:eastAsia="MathJax_Main" w:cs="MathJax_Main"/>
          <w:b w:val="0"/>
          <w:bCs w:val="0"/>
          <w:i w:val="0"/>
          <w:iCs w:val="0"/>
          <w:caps w:val="0"/>
          <w:color w:val="000000"/>
          <w:spacing w:val="0"/>
          <w:sz w:val="17"/>
          <w:szCs w:val="17"/>
          <w:u w:val="none"/>
          <w:shd w:val="clear" w:fill="FFFFFF"/>
        </w:rPr>
        <w:t>6</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ms, where </w:t>
      </w:r>
      <w:r>
        <w:rPr>
          <w:rFonts w:hint="default" w:ascii="MathJax_Main" w:hAnsi="MathJax_Main" w:eastAsia="MathJax_Main" w:cs="MathJax_Main"/>
          <w:b w:val="0"/>
          <w:bCs w:val="0"/>
          <w:i w:val="0"/>
          <w:iCs w:val="0"/>
          <w:caps w:val="0"/>
          <w:color w:val="000000"/>
          <w:spacing w:val="0"/>
          <w:sz w:val="25"/>
          <w:szCs w:val="25"/>
          <w:u w:val="none"/>
          <w:shd w:val="clear" w:fill="FFFFFF"/>
        </w:rPr>
        <w:t>data_bytes=len×bytes_per_token</w:t>
      </w:r>
      <w:r>
        <w:rPr>
          <w:rFonts w:hint="default" w:ascii="Helvetica" w:hAnsi="Helvetica" w:eastAsia="Helvetica" w:cs="Helvetica"/>
          <w:i w:val="0"/>
          <w:iCs w:val="0"/>
          <w:caps w:val="0"/>
          <w:color w:val="222222"/>
          <w:spacing w:val="0"/>
          <w:sz w:val="21"/>
          <w:szCs w:val="21"/>
          <w:shd w:val="clear" w:fill="FFFFFF"/>
        </w:rPr>
        <w:t>. The factor </w:t>
      </w:r>
      <w:r>
        <w:rPr>
          <w:rFonts w:hint="default" w:ascii="MathJax_Main" w:hAnsi="MathJax_Main" w:eastAsia="MathJax_Main" w:cs="MathJax_Main"/>
          <w:b w:val="0"/>
          <w:bCs w:val="0"/>
          <w:i w:val="0"/>
          <w:iCs w:val="0"/>
          <w:caps w:val="0"/>
          <w:color w:val="000000"/>
          <w:spacing w:val="0"/>
          <w:sz w:val="25"/>
          <w:szCs w:val="25"/>
          <w:u w:val="none"/>
          <w:shd w:val="clear" w:fill="FFFFFF"/>
        </w:rPr>
        <w:t>8</w:t>
      </w:r>
      <w:r>
        <w:rPr>
          <w:rFonts w:hint="default" w:ascii="Helvetica" w:hAnsi="Helvetica" w:eastAsia="Helvetica" w:cs="Helvetica"/>
          <w:i w:val="0"/>
          <w:iCs w:val="0"/>
          <w:caps w:val="0"/>
          <w:color w:val="222222"/>
          <w:spacing w:val="0"/>
          <w:sz w:val="21"/>
          <w:szCs w:val="21"/>
          <w:shd w:val="clear" w:fill="FFFFFF"/>
        </w:rPr>
        <w:t> converts bytes to bits. For an input-stage transfer of request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len=</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in</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for output, use the per-remote computer local-to-remote transfer and per-group remote-to-local transfer sizes defined in </w:t>
      </w:r>
      <w:r>
        <w:rPr>
          <w:rFonts w:hint="default" w:ascii="Helvetica" w:hAnsi="Helvetica" w:eastAsia="Helvetica" w:cs="Helvetica"/>
          <w:b/>
          <w:bCs/>
          <w:i w:val="0"/>
          <w:iCs w:val="0"/>
          <w:caps w:val="0"/>
          <w:color w:val="222222"/>
          <w:spacing w:val="0"/>
          <w:sz w:val="21"/>
          <w:szCs w:val="21"/>
          <w:shd w:val="clear" w:fill="FFFFFF"/>
        </w:rPr>
        <w:t>Output Steps</w:t>
      </w:r>
      <w:r>
        <w:rPr>
          <w:rFonts w:hint="default" w:ascii="Helvetica" w:hAnsi="Helvetica" w:eastAsia="Helvetica" w:cs="Helvetica"/>
          <w:i w:val="0"/>
          <w:iCs w:val="0"/>
          <w:caps w:val="0"/>
          <w:color w:val="222222"/>
          <w:spacing w:val="0"/>
          <w:sz w:val="21"/>
          <w:szCs w:val="21"/>
          <w:shd w:val="clear" w:fill="FFFFFF"/>
        </w:rPr>
        <w:t>. Guaranteed </w:t>
      </w:r>
      <w:r>
        <w:rPr>
          <w:rFonts w:hint="default" w:ascii="MathJax_Main" w:hAnsi="MathJax_Main" w:eastAsia="MathJax_Main" w:cs="MathJax_Main"/>
          <w:b w:val="0"/>
          <w:bCs w:val="0"/>
          <w:i w:val="0"/>
          <w:iCs w:val="0"/>
          <w:caps w:val="0"/>
          <w:color w:val="000000"/>
          <w:spacing w:val="0"/>
          <w:sz w:val="25"/>
          <w:szCs w:val="25"/>
          <w:u w:val="none"/>
          <w:shd w:val="clear" w:fill="FFFFFF"/>
        </w:rPr>
        <w:t>latency_in_ms&gt;0</w:t>
      </w:r>
      <w:r>
        <w:rPr>
          <w:rFonts w:hint="default" w:ascii="Helvetica" w:hAnsi="Helvetica" w:eastAsia="Helvetica" w:cs="Helvetica"/>
          <w:i w:val="0"/>
          <w:iCs w:val="0"/>
          <w:caps w:val="0"/>
          <w:color w:val="222222"/>
          <w:spacing w:val="0"/>
          <w:sz w:val="21"/>
          <w:szCs w:val="21"/>
          <w:shd w:val="clear" w:fill="FFFFFF"/>
        </w:rPr>
        <w:t>: every transfer takes strictly positive time.</w:t>
      </w:r>
    </w:p>
    <w:p w14:paraId="750DFD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Task-Time Table</w:t>
      </w:r>
    </w:p>
    <w:p w14:paraId="3FBA32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Before requests arrive, the judge gives you a table telling you how long tasks take, in milliseconds. You only read this table; you do not measure the times yourself. Read an integer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N</w:t>
      </w:r>
      <w:r>
        <w:rPr>
          <w:rFonts w:hint="default" w:ascii="Helvetica" w:hAnsi="Helvetica" w:eastAsia="Helvetica" w:cs="Helvetica"/>
          <w:i w:val="0"/>
          <w:iCs w:val="0"/>
          <w:caps w:val="0"/>
          <w:color w:val="222222"/>
          <w:spacing w:val="0"/>
          <w:sz w:val="21"/>
          <w:szCs w:val="21"/>
          <w:shd w:val="clear" w:fill="FFFFFF"/>
        </w:rPr>
        <w:t>, then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N</w:t>
      </w:r>
      <w:r>
        <w:rPr>
          <w:rFonts w:hint="default" w:ascii="Helvetica" w:hAnsi="Helvetica" w:eastAsia="Helvetica" w:cs="Helvetica"/>
          <w:i w:val="0"/>
          <w:iCs w:val="0"/>
          <w:caps w:val="0"/>
          <w:color w:val="222222"/>
          <w:spacing w:val="0"/>
          <w:sz w:val="21"/>
          <w:szCs w:val="21"/>
          <w:shd w:val="clear" w:fill="FFFFFF"/>
        </w:rPr>
        <w:t> rows of 7 values; no response is expected:</w:t>
      </w:r>
    </w:p>
    <w:p w14:paraId="457FD7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315" w:lineRule="atLeast"/>
        <w:ind w:left="0" w:right="0"/>
        <w:rPr>
          <w:rFonts w:hint="default" w:ascii="Consolas" w:hAnsi="Consolas" w:eastAsia="Consolas" w:cs="Consolas"/>
          <w:color w:val="880000"/>
          <w:sz w:val="21"/>
          <w:szCs w:val="21"/>
        </w:rPr>
      </w:pP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batch_size  prefill_pre  prefill_proc  prefill_post  decode_pre  decode_proc  decode_post</w:t>
      </w:r>
    </w:p>
    <w:p w14:paraId="3DC87E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Here </w:t>
      </w:r>
      <w:r>
        <w:rPr>
          <w:rFonts w:hint="default" w:ascii="Helvetica" w:hAnsi="Helvetica" w:eastAsia="Helvetica" w:cs="Helvetica"/>
          <w:b/>
          <w:bCs/>
          <w:i w:val="0"/>
          <w:iCs w:val="0"/>
          <w:caps w:val="0"/>
          <w:color w:val="222222"/>
          <w:spacing w:val="0"/>
          <w:sz w:val="21"/>
          <w:szCs w:val="21"/>
          <w:shd w:val="clear" w:fill="FFFFFF"/>
        </w:rPr>
        <w:t>batch_size</w:t>
      </w:r>
      <w:r>
        <w:rPr>
          <w:rFonts w:hint="default" w:ascii="Helvetica" w:hAnsi="Helvetica" w:eastAsia="Helvetica" w:cs="Helvetica"/>
          <w:i w:val="0"/>
          <w:iCs w:val="0"/>
          <w:caps w:val="0"/>
          <w:color w:val="222222"/>
          <w:spacing w:val="0"/>
          <w:sz w:val="21"/>
          <w:szCs w:val="21"/>
          <w:shd w:val="clear" w:fill="FFFFFF"/>
        </w:rPr>
        <w:t> means the number of requests grouped into one task. The names containing </w:t>
      </w:r>
      <w:r>
        <w:rPr>
          <w:rFonts w:hint="default" w:ascii="Helvetica" w:hAnsi="Helvetica" w:eastAsia="Helvetica" w:cs="Helvetica"/>
          <w:b/>
          <w:bCs/>
          <w:i w:val="0"/>
          <w:iCs w:val="0"/>
          <w:caps w:val="0"/>
          <w:color w:val="222222"/>
          <w:spacing w:val="0"/>
          <w:sz w:val="21"/>
          <w:szCs w:val="21"/>
          <w:shd w:val="clear" w:fill="FFFFFF"/>
        </w:rPr>
        <w:t>prefill</w:t>
      </w:r>
      <w:r>
        <w:rPr>
          <w:rFonts w:hint="default" w:ascii="Helvetica" w:hAnsi="Helvetica" w:eastAsia="Helvetica" w:cs="Helvetica"/>
          <w:i w:val="0"/>
          <w:iCs w:val="0"/>
          <w:caps w:val="0"/>
          <w:color w:val="222222"/>
          <w:spacing w:val="0"/>
          <w:sz w:val="21"/>
          <w:szCs w:val="21"/>
          <w:shd w:val="clear" w:fill="FFFFFF"/>
        </w:rPr>
        <w:t> refer to the input stage, and the names containing </w:t>
      </w:r>
      <w:r>
        <w:rPr>
          <w:rFonts w:hint="default" w:ascii="Helvetica" w:hAnsi="Helvetica" w:eastAsia="Helvetica" w:cs="Helvetica"/>
          <w:b/>
          <w:bCs/>
          <w:i w:val="0"/>
          <w:iCs w:val="0"/>
          <w:caps w:val="0"/>
          <w:color w:val="222222"/>
          <w:spacing w:val="0"/>
          <w:sz w:val="21"/>
          <w:szCs w:val="21"/>
          <w:shd w:val="clear" w:fill="FFFFFF"/>
        </w:rPr>
        <w:t>decode</w:t>
      </w:r>
      <w:r>
        <w:rPr>
          <w:rFonts w:hint="default" w:ascii="Helvetica" w:hAnsi="Helvetica" w:eastAsia="Helvetica" w:cs="Helvetica"/>
          <w:i w:val="0"/>
          <w:iCs w:val="0"/>
          <w:caps w:val="0"/>
          <w:color w:val="222222"/>
          <w:spacing w:val="0"/>
          <w:sz w:val="21"/>
          <w:szCs w:val="21"/>
          <w:shd w:val="clear" w:fill="FFFFFF"/>
        </w:rPr>
        <w:t> refer to output steps. These fixed names come from the protocol; no AI knowledge is required. The values help you compare scheduling choices. You must read all rows, but a first correct scheduler does not need to use the values at all; a more advanced scheduler will use the complete task-time table, including values between listed rows.</w:t>
      </w:r>
    </w:p>
    <w:p w14:paraId="201798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batch_size</w:t>
      </w:r>
      <w:r>
        <w:rPr>
          <w:rFonts w:hint="default" w:ascii="Helvetica" w:hAnsi="Helvetica" w:eastAsia="Helvetica" w:cs="Helvetica"/>
          <w:i w:val="0"/>
          <w:iCs w:val="0"/>
          <w:caps w:val="0"/>
          <w:color w:val="222222"/>
          <w:spacing w:val="0"/>
          <w:sz w:val="21"/>
          <w:szCs w:val="21"/>
          <w:shd w:val="clear" w:fill="FFFFFF"/>
        </w:rPr>
        <w:t> means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in</w:t>
      </w:r>
      <w:r>
        <w:rPr>
          <w:rFonts w:hint="default" w:ascii="Helvetica" w:hAnsi="Helvetica" w:eastAsia="Helvetica" w:cs="Helvetica"/>
          <w:i w:val="0"/>
          <w:iCs w:val="0"/>
          <w:caps w:val="0"/>
          <w:color w:val="222222"/>
          <w:spacing w:val="0"/>
          <w:sz w:val="21"/>
          <w:szCs w:val="21"/>
          <w:shd w:val="clear" w:fill="FFFFFF"/>
        </w:rPr>
        <w:t> for the three input stage columns (one request per input stage group) and member count for the three output columns. The </w:t>
      </w:r>
      <w:r>
        <w:rPr>
          <w:rFonts w:hint="default" w:ascii="Helvetica" w:hAnsi="Helvetica" w:eastAsia="Helvetica" w:cs="Helvetica"/>
          <w:b/>
          <w:bCs/>
          <w:i w:val="0"/>
          <w:iCs w:val="0"/>
          <w:caps w:val="0"/>
          <w:color w:val="222222"/>
          <w:spacing w:val="0"/>
          <w:sz w:val="21"/>
          <w:szCs w:val="21"/>
          <w:shd w:val="clear" w:fill="FFFFFF"/>
        </w:rPr>
        <w:t>batch_size</w:t>
      </w:r>
      <w:r>
        <w:rPr>
          <w:rFonts w:hint="default" w:ascii="Helvetica" w:hAnsi="Helvetica" w:eastAsia="Helvetica" w:cs="Helvetica"/>
          <w:i w:val="0"/>
          <w:iCs w:val="0"/>
          <w:caps w:val="0"/>
          <w:color w:val="222222"/>
          <w:spacing w:val="0"/>
          <w:sz w:val="21"/>
          <w:szCs w:val="21"/>
          <w:shd w:val="clear" w:fill="FFFFFF"/>
        </w:rPr>
        <w:t> values are distinct positive integers in </w:t>
      </w:r>
      <w:r>
        <w:rPr>
          <w:rFonts w:hint="default" w:ascii="MathJax_Main" w:hAnsi="MathJax_Main" w:eastAsia="MathJax_Main" w:cs="MathJax_Main"/>
          <w:b w:val="0"/>
          <w:bCs w:val="0"/>
          <w:i w:val="0"/>
          <w:iCs w:val="0"/>
          <w:caps w:val="0"/>
          <w:color w:val="000000"/>
          <w:spacing w:val="0"/>
          <w:sz w:val="25"/>
          <w:szCs w:val="25"/>
          <w:u w:val="none"/>
          <w:shd w:val="clear" w:fill="FFFFFF"/>
        </w:rPr>
        <w:t>[1,4096]</w:t>
      </w:r>
      <w:r>
        <w:rPr>
          <w:rFonts w:hint="default" w:ascii="Helvetica" w:hAnsi="Helvetica" w:eastAsia="Helvetica" w:cs="Helvetica"/>
          <w:i w:val="0"/>
          <w:iCs w:val="0"/>
          <w:caps w:val="0"/>
          <w:color w:val="222222"/>
          <w:spacing w:val="0"/>
          <w:sz w:val="21"/>
          <w:szCs w:val="21"/>
          <w:shd w:val="clear" w:fill="FFFFFF"/>
        </w:rPr>
        <w:t>. A listed output-step group size may exceed the test's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Helvetica" w:hAnsi="Helvetica" w:eastAsia="Helvetica" w:cs="Helvetica"/>
          <w:i w:val="0"/>
          <w:iCs w:val="0"/>
          <w:caps w:val="0"/>
          <w:color w:val="222222"/>
          <w:spacing w:val="0"/>
          <w:sz w:val="21"/>
          <w:szCs w:val="21"/>
          <w:shd w:val="clear" w:fill="FFFFFF"/>
        </w:rPr>
        <w:t>; such a row only defines the task-time table and does not make that group size schedulable. Not every step is listed at every group size; a missing value is </w:t>
      </w:r>
      <w:r>
        <w:rPr>
          <w:rFonts w:hint="default" w:ascii="Helvetica" w:hAnsi="Helvetica" w:eastAsia="Helvetica" w:cs="Helvetica"/>
          <w:b/>
          <w:bCs/>
          <w:i w:val="0"/>
          <w:iCs w:val="0"/>
          <w:caps w:val="0"/>
          <w:color w:val="222222"/>
          <w:spacing w:val="0"/>
          <w:sz w:val="21"/>
          <w:szCs w:val="21"/>
          <w:shd w:val="clear" w:fill="FFFFFF"/>
        </w:rPr>
        <w:t>-1</w:t>
      </w:r>
      <w:r>
        <w:rPr>
          <w:rFonts w:hint="default" w:ascii="Helvetica" w:hAnsi="Helvetica" w:eastAsia="Helvetica" w:cs="Helvetica"/>
          <w:i w:val="0"/>
          <w:iCs w:val="0"/>
          <w:caps w:val="0"/>
          <w:color w:val="222222"/>
          <w:spacing w:val="0"/>
          <w:sz w:val="21"/>
          <w:szCs w:val="21"/>
          <w:shd w:val="clear" w:fill="FFFFFF"/>
        </w:rPr>
        <w:t>. Rows are given in no guaranteed order. </w:t>
      </w:r>
      <w:r>
        <w:rPr>
          <w:rFonts w:hint="default" w:ascii="Helvetica" w:hAnsi="Helvetica" w:eastAsia="Helvetica" w:cs="Helvetica"/>
          <w:b/>
          <w:bCs/>
          <w:i w:val="0"/>
          <w:iCs w:val="0"/>
          <w:caps w:val="0"/>
          <w:color w:val="222222"/>
          <w:spacing w:val="0"/>
          <w:sz w:val="21"/>
          <w:szCs w:val="21"/>
          <w:shd w:val="clear" w:fill="FFFFFF"/>
        </w:rPr>
        <w:t>Guarantee</w:t>
      </w:r>
      <w:r>
        <w:rPr>
          <w:rFonts w:hint="default" w:ascii="Helvetica" w:hAnsi="Helvetica" w:eastAsia="Helvetica" w:cs="Helvetica"/>
          <w:i w:val="0"/>
          <w:iCs w:val="0"/>
          <w:caps w:val="0"/>
          <w:color w:val="222222"/>
          <w:spacing w:val="0"/>
          <w:sz w:val="21"/>
          <w:szCs w:val="21"/>
          <w:shd w:val="clear" w:fill="FFFFFF"/>
        </w:rPr>
        <w:t>: every step column contains at least one non-missing entry.</w:t>
      </w:r>
    </w:p>
    <w:p w14:paraId="3B0353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All listed values are </w:t>
      </w:r>
      <w:r>
        <w:rPr>
          <w:rFonts w:hint="default" w:ascii="Helvetica" w:hAnsi="Helvetica" w:eastAsia="Helvetica" w:cs="Helvetica"/>
          <w:b/>
          <w:bCs/>
          <w:i w:val="0"/>
          <w:iCs w:val="0"/>
          <w:caps w:val="0"/>
          <w:color w:val="222222"/>
          <w:spacing w:val="0"/>
          <w:sz w:val="21"/>
          <w:szCs w:val="21"/>
          <w:shd w:val="clear" w:fill="FFFFFF"/>
        </w:rPr>
        <w:t>execution durations excluding the schedule cost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S</w:t>
      </w:r>
      <w:r>
        <w:rPr>
          <w:rFonts w:hint="default" w:ascii="Helvetica" w:hAnsi="Helvetica" w:eastAsia="Helvetica" w:cs="Helvetica"/>
          <w:i w:val="0"/>
          <w:iCs w:val="0"/>
          <w:caps w:val="0"/>
          <w:color w:val="222222"/>
          <w:spacing w:val="0"/>
          <w:sz w:val="21"/>
          <w:szCs w:val="21"/>
          <w:shd w:val="clear" w:fill="FFFFFF"/>
        </w:rPr>
        <w:t>, exactly like the </w:t>
      </w:r>
      <w:r>
        <w:rPr>
          <w:rFonts w:hint="default" w:ascii="Helvetica" w:hAnsi="Helvetica" w:eastAsia="Helvetica" w:cs="Helvetica"/>
          <w:b/>
          <w:bCs/>
          <w:i w:val="0"/>
          <w:iCs w:val="0"/>
          <w:caps w:val="0"/>
          <w:color w:val="222222"/>
          <w:spacing w:val="0"/>
          <w:sz w:val="21"/>
          <w:szCs w:val="21"/>
          <w:shd w:val="clear" w:fill="FFFFFF"/>
        </w:rPr>
        <w:t>dur</w:t>
      </w:r>
      <w:r>
        <w:rPr>
          <w:rFonts w:hint="default" w:ascii="Helvetica" w:hAnsi="Helvetica" w:eastAsia="Helvetica" w:cs="Helvetica"/>
          <w:i w:val="0"/>
          <w:iCs w:val="0"/>
          <w:caps w:val="0"/>
          <w:color w:val="222222"/>
          <w:spacing w:val="0"/>
          <w:sz w:val="21"/>
          <w:szCs w:val="21"/>
          <w:shd w:val="clear" w:fill="FFFFFF"/>
        </w:rPr>
        <w:t> field of every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the total time for which a computer is busy with a task is always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S</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dur</w:t>
      </w:r>
      <w:r>
        <w:rPr>
          <w:rFonts w:hint="default" w:ascii="Helvetica" w:hAnsi="Helvetica" w:eastAsia="Helvetica" w:cs="Helvetica"/>
          <w:i w:val="0"/>
          <w:iCs w:val="0"/>
          <w:caps w:val="0"/>
          <w:color w:val="222222"/>
          <w:spacing w:val="0"/>
          <w:sz w:val="21"/>
          <w:szCs w:val="21"/>
          <w:shd w:val="clear" w:fill="FFFFFF"/>
        </w:rPr>
        <w:t> (see System Model). For each step, sort the available rows by group size. If the needed size is listed, use its time. If it lies between two listed sizes, draw a straight line between their times and use the value on that line. Below the smallest size, use the first time; above the largest size, use the last time. The result is the same on every remote computer and never changes. </w:t>
      </w:r>
      <w:r>
        <w:rPr>
          <w:rFonts w:hint="default" w:ascii="Helvetica" w:hAnsi="Helvetica" w:eastAsia="Helvetica" w:cs="Helvetica"/>
          <w:b/>
          <w:bCs/>
          <w:i w:val="0"/>
          <w:iCs w:val="0"/>
          <w:caps w:val="0"/>
          <w:color w:val="222222"/>
          <w:spacing w:val="0"/>
          <w:sz w:val="21"/>
          <w:szCs w:val="21"/>
          <w:shd w:val="clear" w:fill="FFFFFF"/>
        </w:rPr>
        <w:t>Guarantee</w:t>
      </w:r>
      <w:r>
        <w:rPr>
          <w:rFonts w:hint="default" w:ascii="Helvetica" w:hAnsi="Helvetica" w:eastAsia="Helvetica" w:cs="Helvetica"/>
          <w:i w:val="0"/>
          <w:iCs w:val="0"/>
          <w:caps w:val="0"/>
          <w:color w:val="222222"/>
          <w:spacing w:val="0"/>
          <w:sz w:val="21"/>
          <w:szCs w:val="21"/>
          <w:shd w:val="clear" w:fill="FFFFFF"/>
        </w:rPr>
        <w:t>: every resulting legal task duration is strictly positive. Here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Helvetica" w:hAnsi="Helvetica" w:eastAsia="Helvetica" w:cs="Helvetica"/>
          <w:i w:val="0"/>
          <w:iCs w:val="0"/>
          <w:caps w:val="0"/>
          <w:color w:val="222222"/>
          <w:spacing w:val="0"/>
          <w:sz w:val="21"/>
          <w:szCs w:val="21"/>
          <w:shd w:val="clear" w:fill="FFFFFF"/>
        </w:rPr>
        <w:t> is the test's total request count (see Constraints);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Helvetica" w:hAnsi="Helvetica" w:eastAsia="Helvetica" w:cs="Helvetica"/>
          <w:i w:val="0"/>
          <w:iCs w:val="0"/>
          <w:caps w:val="0"/>
          <w:color w:val="222222"/>
          <w:spacing w:val="0"/>
          <w:sz w:val="21"/>
          <w:szCs w:val="21"/>
          <w:shd w:val="clear" w:fill="FFFFFF"/>
        </w:rPr>
        <w:t> is </w:t>
      </w:r>
      <w:r>
        <w:rPr>
          <w:rFonts w:hint="default" w:ascii="Helvetica" w:hAnsi="Helvetica" w:eastAsia="Helvetica" w:cs="Helvetica"/>
          <w:b/>
          <w:bCs/>
          <w:i w:val="0"/>
          <w:iCs w:val="0"/>
          <w:caps w:val="0"/>
          <w:color w:val="222222"/>
          <w:spacing w:val="0"/>
          <w:sz w:val="21"/>
          <w:szCs w:val="21"/>
          <w:shd w:val="clear" w:fill="FFFFFF"/>
        </w:rPr>
        <w:t>not announced</w:t>
      </w:r>
      <w:r>
        <w:rPr>
          <w:rFonts w:hint="default" w:ascii="Helvetica" w:hAnsi="Helvetica" w:eastAsia="Helvetica" w:cs="Helvetica"/>
          <w:i w:val="0"/>
          <w:iCs w:val="0"/>
          <w:caps w:val="0"/>
          <w:color w:val="222222"/>
          <w:spacing w:val="0"/>
          <w:sz w:val="21"/>
          <w:szCs w:val="21"/>
          <w:shd w:val="clear" w:fill="FFFFFF"/>
        </w:rPr>
        <w:t> during the interaction and is not a separate group-size limit. No maximum output group size exists beyond the number of currently ready requests. The duration of every completed task is echoed in its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's </w:t>
      </w:r>
      <w:r>
        <w:rPr>
          <w:rFonts w:hint="default" w:ascii="Helvetica" w:hAnsi="Helvetica" w:eastAsia="Helvetica" w:cs="Helvetica"/>
          <w:b/>
          <w:bCs/>
          <w:i w:val="0"/>
          <w:iCs w:val="0"/>
          <w:caps w:val="0"/>
          <w:color w:val="222222"/>
          <w:spacing w:val="0"/>
          <w:sz w:val="21"/>
          <w:szCs w:val="21"/>
          <w:shd w:val="clear" w:fill="FFFFFF"/>
        </w:rPr>
        <w:t>dur</w:t>
      </w:r>
      <w:r>
        <w:rPr>
          <w:rFonts w:hint="default" w:ascii="Helvetica" w:hAnsi="Helvetica" w:eastAsia="Helvetica" w:cs="Helvetica"/>
          <w:i w:val="0"/>
          <w:iCs w:val="0"/>
          <w:caps w:val="0"/>
          <w:color w:val="222222"/>
          <w:spacing w:val="0"/>
          <w:sz w:val="21"/>
          <w:szCs w:val="21"/>
          <w:shd w:val="clear" w:fill="FFFFFF"/>
        </w:rPr>
        <w:t> field.</w:t>
      </w:r>
    </w:p>
    <w:p w14:paraId="53F5B2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Event Frames (Your Turns)</w:t>
      </w:r>
    </w:p>
    <w:p w14:paraId="78518E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interactor sends a frame whenever one or more events occur. A frame contains: one timestamp line </w:t>
      </w:r>
      <w:r>
        <w:rPr>
          <w:rFonts w:hint="default" w:ascii="Helvetica" w:hAnsi="Helvetica" w:eastAsia="Helvetica" w:cs="Helvetica"/>
          <w:b/>
          <w:bCs/>
          <w:i w:val="0"/>
          <w:iCs w:val="0"/>
          <w:caps w:val="0"/>
          <w:color w:val="222222"/>
          <w:spacing w:val="0"/>
          <w:sz w:val="21"/>
          <w:szCs w:val="21"/>
          <w:shd w:val="clear" w:fill="FFFFFF"/>
        </w:rPr>
        <w:t>t</w:t>
      </w:r>
      <w:r>
        <w:rPr>
          <w:rFonts w:hint="default" w:ascii="Helvetica" w:hAnsi="Helvetica" w:eastAsia="Helvetica" w:cs="Helvetica"/>
          <w:i w:val="0"/>
          <w:iCs w:val="0"/>
          <w:caps w:val="0"/>
          <w:color w:val="222222"/>
          <w:spacing w:val="0"/>
          <w:sz w:val="21"/>
          <w:szCs w:val="21"/>
          <w:shd w:val="clear" w:fill="FFFFFF"/>
        </w:rPr>
        <w:t>, one event-count line </w:t>
      </w:r>
      <w:r>
        <w:rPr>
          <w:rFonts w:hint="default" w:ascii="Helvetica" w:hAnsi="Helvetica" w:eastAsia="Helvetica" w:cs="Helvetica"/>
          <w:b/>
          <w:bCs/>
          <w:i w:val="0"/>
          <w:iCs w:val="0"/>
          <w:caps w:val="0"/>
          <w:color w:val="222222"/>
          <w:spacing w:val="0"/>
          <w:sz w:val="21"/>
          <w:szCs w:val="21"/>
          <w:shd w:val="clear" w:fill="FFFFFF"/>
        </w:rPr>
        <w:t>e</w:t>
      </w:r>
      <w:r>
        <w:rPr>
          <w:rFonts w:hint="default" w:ascii="Helvetica" w:hAnsi="Helvetica" w:eastAsia="Helvetica" w:cs="Helvetica"/>
          <w:i w:val="0"/>
          <w:iCs w:val="0"/>
          <w:caps w:val="0"/>
          <w:color w:val="222222"/>
          <w:spacing w:val="0"/>
          <w:sz w:val="21"/>
          <w:szCs w:val="21"/>
          <w:shd w:val="clear" w:fill="FFFFFF"/>
        </w:rPr>
        <w:t>, then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e</w:t>
      </w:r>
      <w:r>
        <w:rPr>
          <w:rFonts w:hint="default" w:ascii="Helvetica" w:hAnsi="Helvetica" w:eastAsia="Helvetica" w:cs="Helvetica"/>
          <w:i w:val="0"/>
          <w:iCs w:val="0"/>
          <w:caps w:val="0"/>
          <w:color w:val="222222"/>
          <w:spacing w:val="0"/>
          <w:sz w:val="21"/>
          <w:szCs w:val="21"/>
          <w:shd w:val="clear" w:fill="FFFFFF"/>
        </w:rPr>
        <w:t> event lines. Always read the whole frame before deciding what to do.</w:t>
      </w:r>
    </w:p>
    <w:p w14:paraId="29A3C1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frame timestamp is its event time, printed with 9 decimal places; printed timestamps are nondecreasing, while the internal event times of consecutive frames are strictly increasing. Only events with exactly the same internal timestamp are coalesced. A later event is never moved to an earlier frame, and line order carries no scheduling priority. Your response may use </w:t>
      </w:r>
      <w:r>
        <w:rPr>
          <w:rFonts w:hint="default" w:ascii="Helvetica" w:hAnsi="Helvetica" w:eastAsia="Helvetica" w:cs="Helvetica"/>
          <w:i w:val="0"/>
          <w:iCs w:val="0"/>
          <w:caps w:val="0"/>
          <w:color w:val="222222"/>
          <w:spacing w:val="0"/>
          <w:sz w:val="21"/>
          <w:szCs w:val="21"/>
          <w:u w:val="single"/>
          <w:shd w:val="clear" w:fill="FFFFFF"/>
        </w:rPr>
        <w:t>any</w:t>
      </w:r>
      <w:r>
        <w:rPr>
          <w:rFonts w:hint="default" w:ascii="Helvetica" w:hAnsi="Helvetica" w:eastAsia="Helvetica" w:cs="Helvetica"/>
          <w:i w:val="0"/>
          <w:iCs w:val="0"/>
          <w:caps w:val="0"/>
          <w:color w:val="222222"/>
          <w:spacing w:val="0"/>
          <w:sz w:val="21"/>
          <w:szCs w:val="21"/>
          <w:shd w:val="clear" w:fill="FFFFFF"/>
        </w:rPr>
        <w:t> event in the frame: every resource freed by a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is free, even if that event is the last line. Guarantee: </w:t>
      </w:r>
      <w:r>
        <w:rPr>
          <w:rFonts w:hint="default" w:ascii="Helvetica" w:hAnsi="Helvetica" w:eastAsia="Helvetica" w:cs="Helvetica"/>
          <w:b/>
          <w:bCs/>
          <w:i w:val="0"/>
          <w:iCs w:val="0"/>
          <w:caps w:val="0"/>
          <w:color w:val="222222"/>
          <w:spacing w:val="0"/>
          <w:sz w:val="21"/>
          <w:szCs w:val="21"/>
          <w:shd w:val="clear" w:fill="FFFFFF"/>
        </w:rPr>
        <w:t>FIN</w:t>
      </w:r>
      <w:r>
        <w:rPr>
          <w:rFonts w:hint="default" w:ascii="Helvetica" w:hAnsi="Helvetica" w:eastAsia="Helvetica" w:cs="Helvetica"/>
          <w:i w:val="0"/>
          <w:iCs w:val="0"/>
          <w:caps w:val="0"/>
          <w:color w:val="222222"/>
          <w:spacing w:val="0"/>
          <w:sz w:val="21"/>
          <w:szCs w:val="21"/>
          <w:shd w:val="clear" w:fill="FFFFFF"/>
        </w:rPr>
        <w:t> appears beside the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of that request's final output final step. After reading such a frame, the request is finished and must not appear in your response to that frame or any later response.</w:t>
      </w:r>
    </w:p>
    <w:p w14:paraId="485883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drawing>
          <wp:inline distT="0" distB="0" distL="114300" distR="114300">
            <wp:extent cx="5266690" cy="2369185"/>
            <wp:effectExtent l="0" t="0" r="6350" b="8255"/>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5266690" cy="2369185"/>
                    </a:xfrm>
                    <a:prstGeom prst="rect">
                      <a:avLst/>
                    </a:prstGeom>
                    <a:noFill/>
                    <a:ln w="9525">
                      <a:noFill/>
                    </a:ln>
                  </pic:spPr>
                </pic:pic>
              </a:graphicData>
            </a:graphic>
          </wp:inline>
        </w:drawing>
      </w:r>
    </w:p>
    <w:p w14:paraId="359606D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iCs/>
          <w:caps w:val="0"/>
          <w:color w:val="222222"/>
          <w:spacing w:val="0"/>
          <w:sz w:val="21"/>
          <w:szCs w:val="21"/>
          <w:shd w:val="clear" w:fill="FFFFFF"/>
        </w:rPr>
        <w:t>Guide:</w:t>
      </w:r>
      <w:r>
        <w:rPr>
          <w:rFonts w:hint="default" w:ascii="Helvetica" w:hAnsi="Helvetica" w:eastAsia="Helvetica" w:cs="Helvetica"/>
          <w:i w:val="0"/>
          <w:iCs w:val="0"/>
          <w:caps w:val="0"/>
          <w:color w:val="222222"/>
          <w:spacing w:val="0"/>
          <w:sz w:val="21"/>
          <w:szCs w:val="21"/>
          <w:shd w:val="clear" w:fill="FFFFFF"/>
        </w:rPr>
        <w:t> read the whole event frame, update state, then print one count and exactly that many assignments.</w:t>
      </w:r>
    </w:p>
    <w:p w14:paraId="295CE54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ARR &lt;rid&gt; &lt;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in</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b/>
          <w:bCs/>
          <w:i w:val="0"/>
          <w:iCs w:val="0"/>
          <w:caps w:val="0"/>
          <w:color w:val="222222"/>
          <w:spacing w:val="0"/>
          <w:sz w:val="21"/>
          <w:szCs w:val="21"/>
          <w:shd w:val="clear" w:fill="FFFFFF"/>
        </w:rPr>
        <w:t>&gt;</w:t>
      </w:r>
      <w:r>
        <w:rPr>
          <w:rFonts w:hint="default" w:ascii="Helvetica" w:hAnsi="Helvetica" w:eastAsia="Helvetica" w:cs="Helvetica"/>
          <w:i w:val="0"/>
          <w:iCs w:val="0"/>
          <w:caps w:val="0"/>
          <w:color w:val="222222"/>
          <w:spacing w:val="0"/>
          <w:sz w:val="21"/>
          <w:szCs w:val="21"/>
          <w:shd w:val="clear" w:fill="FFFFFF"/>
        </w:rPr>
        <w:t> — request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ascii="MathJax_Main-bold" w:hAnsi="MathJax_Main-bold" w:eastAsia="MathJax_Main-bold" w:cs="MathJax_Main-bold"/>
          <w:b w:val="0"/>
          <w:bCs w:val="0"/>
          <w:i w:val="0"/>
          <w:iCs w:val="0"/>
          <w:caps w:val="0"/>
          <w:color w:val="000000"/>
          <w:spacing w:val="0"/>
          <w:sz w:val="25"/>
          <w:szCs w:val="25"/>
          <w:u w:val="none"/>
          <w:shd w:val="clear" w:fill="FFFFFF"/>
        </w:rPr>
        <w:t>rid</w:t>
      </w:r>
      <w:r>
        <w:rPr>
          <w:rFonts w:hint="default" w:ascii="Helvetica" w:hAnsi="Helvetica" w:eastAsia="Helvetica" w:cs="Helvetica"/>
          <w:i w:val="0"/>
          <w:iCs w:val="0"/>
          <w:caps w:val="0"/>
          <w:color w:val="222222"/>
          <w:spacing w:val="0"/>
          <w:sz w:val="21"/>
          <w:szCs w:val="21"/>
          <w:shd w:val="clear" w:fill="FFFFFF"/>
        </w:rPr>
        <w:t> arrived; its arrival time is this frame's timestamp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w:t>
      </w:r>
      <w:r>
        <w:rPr>
          <w:rFonts w:hint="default" w:ascii="Helvetica" w:hAnsi="Helvetica" w:eastAsia="Helvetica" w:cs="Helvetica"/>
          <w:i w:val="0"/>
          <w:iCs w:val="0"/>
          <w:caps w:val="0"/>
          <w:color w:val="222222"/>
          <w:spacing w:val="0"/>
          <w:sz w:val="21"/>
          <w:szCs w:val="21"/>
          <w:shd w:val="clear" w:fill="FFFFFF"/>
        </w:rPr>
        <w: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in</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is given, while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is unknown.</w:t>
      </w:r>
    </w:p>
    <w:p w14:paraId="78ACCA0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TDN &lt;server&gt; &lt;task_spec&gt; &lt;dur&gt;</w:t>
      </w:r>
      <w:r>
        <w:rPr>
          <w:rFonts w:hint="default" w:ascii="Helvetica" w:hAnsi="Helvetica" w:eastAsia="Helvetica" w:cs="Helvetica"/>
          <w:i w:val="0"/>
          <w:iCs w:val="0"/>
          <w:caps w:val="0"/>
          <w:color w:val="222222"/>
          <w:spacing w:val="0"/>
          <w:sz w:val="21"/>
          <w:szCs w:val="21"/>
          <w:shd w:val="clear" w:fill="FFFFFF"/>
        </w:rPr>
        <w:t> — a task completed and its server is now free. </w:t>
      </w:r>
      <w:r>
        <w:rPr>
          <w:rFonts w:hint="default" w:ascii="Helvetica" w:hAnsi="Helvetica" w:eastAsia="Helvetica" w:cs="Helvetica"/>
          <w:b/>
          <w:bCs/>
          <w:i w:val="0"/>
          <w:iCs w:val="0"/>
          <w:caps w:val="0"/>
          <w:color w:val="222222"/>
          <w:spacing w:val="0"/>
          <w:sz w:val="21"/>
          <w:szCs w:val="21"/>
          <w:shd w:val="clear" w:fill="FFFFFF"/>
        </w:rPr>
        <w:t>task_spec</w:t>
      </w:r>
      <w:r>
        <w:rPr>
          <w:rFonts w:hint="default" w:ascii="Helvetica" w:hAnsi="Helvetica" w:eastAsia="Helvetica" w:cs="Helvetica"/>
          <w:i w:val="0"/>
          <w:iCs w:val="0"/>
          <w:caps w:val="0"/>
          <w:color w:val="222222"/>
          <w:spacing w:val="0"/>
          <w:sz w:val="21"/>
          <w:szCs w:val="21"/>
          <w:shd w:val="clear" w:fill="FFFFFF"/>
        </w:rPr>
        <w:t> is echoed in a </w:t>
      </w:r>
      <w:r>
        <w:rPr>
          <w:rFonts w:hint="default" w:ascii="Helvetica" w:hAnsi="Helvetica" w:eastAsia="Helvetica" w:cs="Helvetica"/>
          <w:b/>
          <w:bCs/>
          <w:i w:val="0"/>
          <w:iCs w:val="0"/>
          <w:caps w:val="0"/>
          <w:color w:val="222222"/>
          <w:spacing w:val="0"/>
          <w:sz w:val="21"/>
          <w:szCs w:val="21"/>
          <w:shd w:val="clear" w:fill="FFFFFF"/>
        </w:rPr>
        <w:t>canonical equivalent form</w:t>
      </w:r>
      <w:r>
        <w:rPr>
          <w:rFonts w:hint="default" w:ascii="Helvetica" w:hAnsi="Helvetica" w:eastAsia="Helvetica" w:cs="Helvetica"/>
          <w:i w:val="0"/>
          <w:iCs w:val="0"/>
          <w:caps w:val="0"/>
          <w:color w:val="222222"/>
          <w:spacing w:val="0"/>
          <w:sz w:val="21"/>
          <w:szCs w:val="21"/>
          <w:shd w:val="clear" w:fill="FFFFFF"/>
        </w:rPr>
        <w:t>: integers use ordinary decimal notation and fields use single spaces; </w:t>
      </w:r>
      <w:r>
        <w:rPr>
          <w:rFonts w:hint="default" w:ascii="Helvetica" w:hAnsi="Helvetica" w:eastAsia="Helvetica" w:cs="Helvetica"/>
          <w:b/>
          <w:bCs/>
          <w:i w:val="0"/>
          <w:iCs w:val="0"/>
          <w:caps w:val="0"/>
          <w:color w:val="222222"/>
          <w:spacing w:val="0"/>
          <w:sz w:val="21"/>
          <w:szCs w:val="21"/>
          <w:shd w:val="clear" w:fill="FFFFFF"/>
        </w:rPr>
        <w:t>dur</w:t>
      </w:r>
      <w:r>
        <w:rPr>
          <w:rFonts w:hint="default" w:ascii="Helvetica" w:hAnsi="Helvetica" w:eastAsia="Helvetica" w:cs="Helvetica"/>
          <w:i w:val="0"/>
          <w:iCs w:val="0"/>
          <w:caps w:val="0"/>
          <w:color w:val="222222"/>
          <w:spacing w:val="0"/>
          <w:sz w:val="21"/>
          <w:szCs w:val="21"/>
          <w:shd w:val="clear" w:fill="FFFFFF"/>
        </w:rPr>
        <w:t> is the execution duration, </w:t>
      </w:r>
      <w:r>
        <w:rPr>
          <w:rFonts w:hint="default" w:ascii="Helvetica" w:hAnsi="Helvetica" w:eastAsia="Helvetica" w:cs="Helvetica"/>
          <w:b/>
          <w:bCs/>
          <w:i w:val="0"/>
          <w:iCs w:val="0"/>
          <w:caps w:val="0"/>
          <w:color w:val="222222"/>
          <w:spacing w:val="0"/>
          <w:sz w:val="21"/>
          <w:szCs w:val="21"/>
          <w:shd w:val="clear" w:fill="FFFFFF"/>
        </w:rPr>
        <w:t>excluding</w:t>
      </w:r>
      <w:r>
        <w:rPr>
          <w:rFonts w:hint="default" w:ascii="Helvetica" w:hAnsi="Helvetica" w:eastAsia="Helvetica" w:cs="Helvetica"/>
          <w:i w:val="0"/>
          <w:iCs w:val="0"/>
          <w:caps w:val="0"/>
          <w:color w:val="222222"/>
          <w:spacing w:val="0"/>
          <w:sz w:val="21"/>
          <w:szCs w:val="21"/>
          <w:shd w:val="clear" w:fill="FFFFFF"/>
        </w:rPr>
        <w: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S</w:t>
      </w:r>
      <w:r>
        <w:rPr>
          <w:rFonts w:hint="default" w:ascii="Helvetica" w:hAnsi="Helvetica" w:eastAsia="Helvetica" w:cs="Helvetica"/>
          <w:i w:val="0"/>
          <w:iCs w:val="0"/>
          <w:caps w:val="0"/>
          <w:color w:val="222222"/>
          <w:spacing w:val="0"/>
          <w:sz w:val="21"/>
          <w:szCs w:val="21"/>
          <w:shd w:val="clear" w:fill="FFFFFF"/>
        </w:rPr>
        <w:t>, printed with 9 digits after the decimal point.</w:t>
      </w:r>
    </w:p>
    <w:p w14:paraId="3BAE9F0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XDN &lt;UP|DOWN&gt; &lt;remote&gt; &lt;size&gt; &lt;PRE|DEC&gt; &lt;m&gt; &lt;rid...&gt;</w:t>
      </w:r>
      <w:r>
        <w:rPr>
          <w:rFonts w:hint="default" w:ascii="Helvetica" w:hAnsi="Helvetica" w:eastAsia="Helvetica" w:cs="Helvetica"/>
          <w:i w:val="0"/>
          <w:iCs w:val="0"/>
          <w:caps w:val="0"/>
          <w:color w:val="222222"/>
          <w:spacing w:val="0"/>
          <w:sz w:val="21"/>
          <w:szCs w:val="21"/>
          <w:shd w:val="clear" w:fill="FFFFFF"/>
        </w:rPr>
        <w:t> — a transfer completed (its data has arrived). </w:t>
      </w:r>
      <w:r>
        <w:rPr>
          <w:rFonts w:hint="default" w:ascii="Helvetica" w:hAnsi="Helvetica" w:eastAsia="Helvetica" w:cs="Helvetica"/>
          <w:b/>
          <w:bCs/>
          <w:i w:val="0"/>
          <w:iCs w:val="0"/>
          <w:caps w:val="0"/>
          <w:color w:val="222222"/>
          <w:spacing w:val="0"/>
          <w:sz w:val="21"/>
          <w:szCs w:val="21"/>
          <w:shd w:val="clear" w:fill="FFFFFF"/>
        </w:rPr>
        <w:t>size</w:t>
      </w:r>
      <w:r>
        <w:rPr>
          <w:rFonts w:hint="default" w:ascii="Helvetica" w:hAnsi="Helvetica" w:eastAsia="Helvetica" w:cs="Helvetica"/>
          <w:i w:val="0"/>
          <w:iCs w:val="0"/>
          <w:caps w:val="0"/>
          <w:color w:val="222222"/>
          <w:spacing w:val="0"/>
          <w:sz w:val="21"/>
          <w:szCs w:val="21"/>
          <w:shd w:val="clear" w:fill="FFFFFF"/>
        </w:rPr>
        <w:t> is in </w:t>
      </w:r>
      <w:r>
        <w:rPr>
          <w:rFonts w:hint="default" w:ascii="Helvetica" w:hAnsi="Helvetica" w:eastAsia="Helvetica" w:cs="Helvetica"/>
          <w:b/>
          <w:bCs/>
          <w:i w:val="0"/>
          <w:iCs w:val="0"/>
          <w:caps w:val="0"/>
          <w:color w:val="222222"/>
          <w:spacing w:val="0"/>
          <w:sz w:val="21"/>
          <w:szCs w:val="21"/>
          <w:shd w:val="clear" w:fill="FFFFFF"/>
        </w:rPr>
        <w:t>bytes</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=len×bytes_per_token</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PRE</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DEC</w:t>
      </w:r>
      <w:r>
        <w:rPr>
          <w:rFonts w:hint="default" w:ascii="Helvetica" w:hAnsi="Helvetica" w:eastAsia="Helvetica" w:cs="Helvetica"/>
          <w:i w:val="0"/>
          <w:iCs w:val="0"/>
          <w:caps w:val="0"/>
          <w:color w:val="222222"/>
          <w:spacing w:val="0"/>
          <w:sz w:val="21"/>
          <w:szCs w:val="21"/>
          <w:shd w:val="clear" w:fill="FFFFFF"/>
        </w:rPr>
        <w:t> marks an input-stage or output-step transfer; per-remote computer transfers each produce their own </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 for input stage, </w:t>
      </w:r>
      <w:r>
        <w:rPr>
          <w:rFonts w:hint="default" w:ascii="Helvetica" w:hAnsi="Helvetica" w:eastAsia="Helvetica" w:cs="Helvetica"/>
          <w:b/>
          <w:bCs/>
          <w:i w:val="0"/>
          <w:iCs w:val="0"/>
          <w:caps w:val="0"/>
          <w:color w:val="222222"/>
          <w:spacing w:val="0"/>
          <w:sz w:val="21"/>
          <w:szCs w:val="21"/>
          <w:shd w:val="clear" w:fill="FFFFFF"/>
        </w:rPr>
        <w:t>m</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The </w:t>
      </w:r>
      <w:r>
        <w:rPr>
          <w:rFonts w:hint="default" w:ascii="Helvetica" w:hAnsi="Helvetica" w:eastAsia="Helvetica" w:cs="Helvetica"/>
          <w:b/>
          <w:bCs/>
          <w:i w:val="0"/>
          <w:iCs w:val="0"/>
          <w:caps w:val="0"/>
          <w:color w:val="222222"/>
          <w:spacing w:val="0"/>
          <w:sz w:val="21"/>
          <w:szCs w:val="21"/>
          <w:shd w:val="clear" w:fill="FFFFFF"/>
        </w:rPr>
        <w:t>m</w:t>
      </w:r>
      <w:r>
        <w:rPr>
          <w:rFonts w:hint="default" w:ascii="Helvetica" w:hAnsi="Helvetica" w:eastAsia="Helvetica" w:cs="Helvetica"/>
          <w:i w:val="0"/>
          <w:iCs w:val="0"/>
          <w:caps w:val="0"/>
          <w:color w:val="222222"/>
          <w:spacing w:val="0"/>
          <w:sz w:val="21"/>
          <w:szCs w:val="21"/>
          <w:shd w:val="clear" w:fill="FFFFFF"/>
        </w:rPr>
        <w:t> request ids listed are exactly the requests whose data the transfer carries: the single request for input stage; that remote computer's members of the triggering </w:t>
      </w: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 for an output-step local-to-remote transfer; the members of the triggering </w:t>
      </w: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 group for an output-step remote-to-local transfer.</w:t>
      </w:r>
    </w:p>
    <w:p w14:paraId="16CDEB4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FIN &lt;rid&gt;</w:t>
      </w:r>
      <w:r>
        <w:rPr>
          <w:rFonts w:hint="default" w:ascii="Helvetica" w:hAnsi="Helvetica" w:eastAsia="Helvetica" w:cs="Helvetica"/>
          <w:i w:val="0"/>
          <w:iCs w:val="0"/>
          <w:caps w:val="0"/>
          <w:color w:val="222222"/>
          <w:spacing w:val="0"/>
          <w:sz w:val="21"/>
          <w:szCs w:val="21"/>
          <w:shd w:val="clear" w:fill="FFFFFF"/>
        </w:rPr>
        <w:t> — the request finished all output steps (its last token was just produced). It must not appear in any task you assign from now on.</w:t>
      </w:r>
    </w:p>
    <w:p w14:paraId="3E2D57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&lt;server&gt;</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E</w:t>
      </w:r>
      <w:r>
        <w:rPr>
          <w:rFonts w:hint="default" w:ascii="Helvetica" w:hAnsi="Helvetica" w:eastAsia="Helvetica" w:cs="Helvetica"/>
          <w:i w:val="0"/>
          <w:iCs w:val="0"/>
          <w:caps w:val="0"/>
          <w:color w:val="222222"/>
          <w:spacing w:val="0"/>
          <w:sz w:val="21"/>
          <w:szCs w:val="21"/>
          <w:shd w:val="clear" w:fill="FFFFFF"/>
        </w:rPr>
        <w:t> (local computer) or </w:t>
      </w:r>
      <w:r>
        <w:rPr>
          <w:rFonts w:hint="default" w:ascii="Helvetica" w:hAnsi="Helvetica" w:eastAsia="Helvetica" w:cs="Helvetica"/>
          <w:b/>
          <w:bCs/>
          <w:i w:val="0"/>
          <w:iCs w:val="0"/>
          <w:caps w:val="0"/>
          <w:color w:val="222222"/>
          <w:spacing w:val="0"/>
          <w:sz w:val="21"/>
          <w:szCs w:val="21"/>
          <w:shd w:val="clear" w:fill="FFFFFF"/>
        </w:rPr>
        <w:t>Ck</w:t>
      </w:r>
      <w:r>
        <w:rPr>
          <w:rFonts w:hint="default" w:ascii="Helvetica" w:hAnsi="Helvetica" w:eastAsia="Helvetica" w:cs="Helvetica"/>
          <w:i w:val="0"/>
          <w:iCs w:val="0"/>
          <w:caps w:val="0"/>
          <w:color w:val="222222"/>
          <w:spacing w:val="0"/>
          <w:sz w:val="21"/>
          <w:szCs w:val="21"/>
          <w:shd w:val="clear" w:fill="FFFFFF"/>
        </w:rPr>
        <w:t> (remote computer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&lt;m&gt;</w:t>
      </w:r>
      <w:r>
        <w:rPr>
          <w:rFonts w:hint="default" w:ascii="Helvetica" w:hAnsi="Helvetica" w:eastAsia="Helvetica" w:cs="Helvetica"/>
          <w:i w:val="0"/>
          <w:iCs w:val="0"/>
          <w:caps w:val="0"/>
          <w:color w:val="222222"/>
          <w:spacing w:val="0"/>
          <w:sz w:val="21"/>
          <w:szCs w:val="21"/>
          <w:shd w:val="clear" w:fill="FFFFFF"/>
        </w:rPr>
        <w:t> is the number of request ids that follow. request ids are integers </w:t>
      </w:r>
      <w:r>
        <w:rPr>
          <w:rFonts w:hint="default" w:ascii="MathJax_Main" w:hAnsi="MathJax_Main" w:eastAsia="MathJax_Main" w:cs="MathJax_Main"/>
          <w:b w:val="0"/>
          <w:bCs w:val="0"/>
          <w:i w:val="0"/>
          <w:iCs w:val="0"/>
          <w:caps w:val="0"/>
          <w:color w:val="000000"/>
          <w:spacing w:val="0"/>
          <w:sz w:val="25"/>
          <w:szCs w:val="25"/>
          <w:u w:val="none"/>
          <w:shd w:val="clear" w:fill="FFFFFF"/>
        </w:rPr>
        <w:t>0,1,…,</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assigned in arrival order, never reused.</w:t>
      </w:r>
    </w:p>
    <w:p w14:paraId="6BE41C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Constraints</w:t>
      </w:r>
    </w:p>
    <w:p w14:paraId="73FDE26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MathJax_Main" w:hAnsi="MathJax_Main" w:eastAsia="MathJax_Main" w:cs="MathJax_Main"/>
          <w:b w:val="0"/>
          <w:bCs w:val="0"/>
          <w:i w:val="0"/>
          <w:iCs w:val="0"/>
          <w:caps w:val="0"/>
          <w:color w:val="000000"/>
          <w:spacing w:val="0"/>
          <w:sz w:val="25"/>
          <w:szCs w:val="25"/>
          <w:u w:val="none"/>
          <w:shd w:val="clear" w:fill="FFFFFF"/>
        </w:rPr>
        <w:t>≤8</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MathJax_Main" w:hAnsi="MathJax_Main" w:eastAsia="MathJax_Main" w:cs="MathJax_Main"/>
          <w:b w:val="0"/>
          <w:bCs w:val="0"/>
          <w:i w:val="0"/>
          <w:iCs w:val="0"/>
          <w:caps w:val="0"/>
          <w:color w:val="000000"/>
          <w:spacing w:val="0"/>
          <w:sz w:val="25"/>
          <w:szCs w:val="25"/>
          <w:u w:val="none"/>
          <w:shd w:val="clear" w:fill="FFFFFF"/>
        </w:rPr>
        <w:t>≤2000</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in</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]≤4096</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]≤512</w:t>
      </w:r>
      <w:r>
        <w:rPr>
          <w:rFonts w:hint="default" w:ascii="Helvetica" w:hAnsi="Helvetica" w:eastAsia="Helvetica" w:cs="Helvetica"/>
          <w:i w:val="0"/>
          <w:iCs w:val="0"/>
          <w:caps w:val="0"/>
          <w:color w:val="222222"/>
          <w:spacing w:val="0"/>
          <w:sz w:val="21"/>
          <w:szCs w:val="21"/>
          <w:shd w:val="clear" w:fill="FFFFFF"/>
        </w:rPr>
        <w:t>; </w:t>
      </w:r>
      <w:r>
        <w:rPr>
          <w:rFonts w:hint="default" w:ascii="MathJax_Size1" w:hAnsi="MathJax_Size1" w:eastAsia="MathJax_Size1" w:cs="MathJax_Size1"/>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i</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]≤2⋅10</w:t>
      </w:r>
      <w:r>
        <w:rPr>
          <w:rFonts w:hint="default" w:ascii="MathJax_Main" w:hAnsi="MathJax_Main" w:eastAsia="MathJax_Main" w:cs="MathJax_Main"/>
          <w:b w:val="0"/>
          <w:bCs w:val="0"/>
          <w:i w:val="0"/>
          <w:iCs w:val="0"/>
          <w:caps w:val="0"/>
          <w:color w:val="000000"/>
          <w:spacing w:val="0"/>
          <w:sz w:val="17"/>
          <w:szCs w:val="17"/>
          <w:u w:val="none"/>
          <w:shd w:val="clear" w:fill="FFFFFF"/>
        </w:rPr>
        <w:t>5</w:t>
      </w:r>
      <w:r>
        <w:rPr>
          <w:rFonts w:hint="default" w:ascii="Helvetica" w:hAnsi="Helvetica" w:eastAsia="Helvetica" w:cs="Helvetica"/>
          <w:i w:val="0"/>
          <w:iCs w:val="0"/>
          <w:caps w:val="0"/>
          <w:color w:val="222222"/>
          <w:spacing w:val="0"/>
          <w:sz w:val="21"/>
          <w:szCs w:val="21"/>
          <w:shd w:val="clear" w:fill="FFFFFF"/>
        </w:rPr>
        <w:t> per test;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MathJax_Main" w:hAnsi="MathJax_Main" w:eastAsia="MathJax_Main" w:cs="MathJax_Main"/>
          <w:b w:val="0"/>
          <w:bCs w:val="0"/>
          <w:i w:val="0"/>
          <w:iCs w:val="0"/>
          <w:caps w:val="0"/>
          <w:color w:val="000000"/>
          <w:spacing w:val="0"/>
          <w:sz w:val="25"/>
          <w:szCs w:val="25"/>
          <w:u w:val="none"/>
          <w:shd w:val="clear" w:fill="FFFFFF"/>
        </w:rPr>
        <w:t>≤64</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2≤</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N</w:t>
      </w:r>
      <w:r>
        <w:rPr>
          <w:rFonts w:hint="default" w:ascii="MathJax_Main" w:hAnsi="MathJax_Main" w:eastAsia="MathJax_Main" w:cs="MathJax_Main"/>
          <w:b w:val="0"/>
          <w:bCs w:val="0"/>
          <w:i w:val="0"/>
          <w:iCs w:val="0"/>
          <w:caps w:val="0"/>
          <w:color w:val="000000"/>
          <w:spacing w:val="0"/>
          <w:sz w:val="25"/>
          <w:szCs w:val="25"/>
          <w:u w:val="none"/>
          <w:shd w:val="clear" w:fill="FFFFFF"/>
        </w:rPr>
        <w:t>≤4096</w:t>
      </w:r>
      <w:r>
        <w:rPr>
          <w:rFonts w:hint="default" w:ascii="Helvetica" w:hAnsi="Helvetica" w:eastAsia="Helvetica" w:cs="Helvetica"/>
          <w:i w:val="0"/>
          <w:iCs w:val="0"/>
          <w:caps w:val="0"/>
          <w:color w:val="222222"/>
          <w:spacing w:val="0"/>
          <w:sz w:val="21"/>
          <w:szCs w:val="21"/>
          <w:shd w:val="clear" w:fill="FFFFFF"/>
        </w:rPr>
        <w:t>.</w:t>
      </w:r>
    </w:p>
    <w:p w14:paraId="50D5618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S</w:t>
      </w:r>
      <w:r>
        <w:rPr>
          <w:rFonts w:hint="default" w:ascii="MathJax_Main" w:hAnsi="MathJax_Main" w:eastAsia="MathJax_Main" w:cs="MathJax_Main"/>
          <w:b w:val="0"/>
          <w:bCs w:val="0"/>
          <w:i w:val="0"/>
          <w:iCs w:val="0"/>
          <w:caps w:val="0"/>
          <w:color w:val="000000"/>
          <w:spacing w:val="0"/>
          <w:sz w:val="25"/>
          <w:szCs w:val="25"/>
          <w:u w:val="none"/>
          <w:shd w:val="clear" w:fill="FFFFFF"/>
        </w:rPr>
        <w:t>≤10</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0.001≤latency_in_ms≤50</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0.001≤bandwidth_gbps≤100</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1≤bytes_per_token≤10</w:t>
      </w:r>
      <w:r>
        <w:rPr>
          <w:rFonts w:hint="default" w:ascii="MathJax_Main" w:hAnsi="MathJax_Main" w:eastAsia="MathJax_Main" w:cs="MathJax_Main"/>
          <w:b w:val="0"/>
          <w:bCs w:val="0"/>
          <w:i w:val="0"/>
          <w:iCs w:val="0"/>
          <w:caps w:val="0"/>
          <w:color w:val="000000"/>
          <w:spacing w:val="0"/>
          <w:sz w:val="17"/>
          <w:szCs w:val="17"/>
          <w:u w:val="none"/>
          <w:shd w:val="clear" w:fill="FFFFFF"/>
        </w:rPr>
        <w:t>6</w:t>
      </w:r>
      <w:r>
        <w:rPr>
          <w:rFonts w:hint="default" w:ascii="Helvetica" w:hAnsi="Helvetica" w:eastAsia="Helvetica" w:cs="Helvetica"/>
          <w:i w:val="0"/>
          <w:iCs w:val="0"/>
          <w:caps w:val="0"/>
          <w:color w:val="222222"/>
          <w:spacing w:val="0"/>
          <w:sz w:val="21"/>
          <w:szCs w:val="21"/>
          <w:shd w:val="clear" w:fill="FFFFFF"/>
        </w:rPr>
        <w:t>.</w:t>
      </w:r>
    </w:p>
    <w:p w14:paraId="1DBFBD6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MathJax_Main" w:hAnsi="MathJax_Main" w:eastAsia="MathJax_Main" w:cs="MathJax_Main"/>
          <w:b w:val="0"/>
          <w:bCs w:val="0"/>
          <w:i w:val="0"/>
          <w:iCs w:val="0"/>
          <w:caps w:val="0"/>
          <w:color w:val="000000"/>
          <w:spacing w:val="0"/>
          <w:sz w:val="25"/>
          <w:szCs w:val="25"/>
          <w:u w:val="none"/>
          <w:shd w:val="clear" w:fill="FFFFFF"/>
        </w:rPr>
        <w:t>0.001≤SLO1,SLO2≤10</w:t>
      </w:r>
      <w:r>
        <w:rPr>
          <w:rFonts w:hint="default" w:ascii="MathJax_Main" w:hAnsi="MathJax_Main" w:eastAsia="MathJax_Main" w:cs="MathJax_Main"/>
          <w:b w:val="0"/>
          <w:bCs w:val="0"/>
          <w:i w:val="0"/>
          <w:iCs w:val="0"/>
          <w:caps w:val="0"/>
          <w:color w:val="000000"/>
          <w:spacing w:val="0"/>
          <w:sz w:val="17"/>
          <w:szCs w:val="17"/>
          <w:u w:val="none"/>
          <w:shd w:val="clear" w:fill="FFFFFF"/>
        </w:rPr>
        <w:t>9</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MathJax_Main" w:hAnsi="MathJax_Main" w:eastAsia="MathJax_Main" w:cs="MathJax_Main"/>
          <w:b w:val="0"/>
          <w:bCs w:val="0"/>
          <w:i w:val="0"/>
          <w:iCs w:val="0"/>
          <w:caps w:val="0"/>
          <w:color w:val="000000"/>
          <w:spacing w:val="0"/>
          <w:sz w:val="25"/>
          <w:szCs w:val="25"/>
          <w:u w:val="none"/>
          <w:shd w:val="clear" w:fill="FFFFFF"/>
        </w:rPr>
        <w:t>≤10</w:t>
      </w:r>
      <w:r>
        <w:rPr>
          <w:rFonts w:hint="default" w:ascii="MathJax_Main" w:hAnsi="MathJax_Main" w:eastAsia="MathJax_Main" w:cs="MathJax_Main"/>
          <w:b w:val="0"/>
          <w:bCs w:val="0"/>
          <w:i w:val="0"/>
          <w:iCs w:val="0"/>
          <w:caps w:val="0"/>
          <w:color w:val="000000"/>
          <w:spacing w:val="0"/>
          <w:sz w:val="17"/>
          <w:szCs w:val="17"/>
          <w:u w:val="none"/>
          <w:shd w:val="clear" w:fill="FFFFFF"/>
        </w:rPr>
        <w:t>9</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10</w:t>
      </w:r>
      <w:r>
        <w:rPr>
          <w:rFonts w:hint="default" w:ascii="MathJax_Main" w:hAnsi="MathJax_Main" w:eastAsia="MathJax_Main" w:cs="MathJax_Main"/>
          <w:b w:val="0"/>
          <w:bCs w:val="0"/>
          <w:i w:val="0"/>
          <w:iCs w:val="0"/>
          <w:caps w:val="0"/>
          <w:color w:val="000000"/>
          <w:spacing w:val="0"/>
          <w:sz w:val="17"/>
          <w:szCs w:val="17"/>
          <w:u w:val="none"/>
          <w:shd w:val="clear" w:fill="FFFFFF"/>
        </w:rPr>
        <w:t>−9</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UB</w:t>
      </w:r>
      <w:r>
        <w:rPr>
          <w:rFonts w:hint="default" w:ascii="MathJax_Main" w:hAnsi="MathJax_Main" w:eastAsia="MathJax_Main" w:cs="MathJax_Main"/>
          <w:b w:val="0"/>
          <w:bCs w:val="0"/>
          <w:i w:val="0"/>
          <w:iCs w:val="0"/>
          <w:caps w:val="0"/>
          <w:color w:val="000000"/>
          <w:spacing w:val="0"/>
          <w:sz w:val="25"/>
          <w:szCs w:val="25"/>
          <w:u w:val="none"/>
          <w:shd w:val="clear" w:fill="FFFFFF"/>
        </w:rPr>
        <w:t>≤10</w:t>
      </w:r>
      <w:r>
        <w:rPr>
          <w:rFonts w:hint="default" w:ascii="MathJax_Main" w:hAnsi="MathJax_Main" w:eastAsia="MathJax_Main" w:cs="MathJax_Main"/>
          <w:b w:val="0"/>
          <w:bCs w:val="0"/>
          <w:i w:val="0"/>
          <w:iCs w:val="0"/>
          <w:caps w:val="0"/>
          <w:color w:val="000000"/>
          <w:spacing w:val="0"/>
          <w:sz w:val="17"/>
          <w:szCs w:val="17"/>
          <w:u w:val="none"/>
          <w:shd w:val="clear" w:fill="FFFFFF"/>
        </w:rPr>
        <w:t>9</w:t>
      </w:r>
      <w:r>
        <w:rPr>
          <w:rFonts w:hint="default" w:ascii="Helvetica" w:hAnsi="Helvetica" w:eastAsia="Helvetica" w:cs="Helvetica"/>
          <w:i w:val="0"/>
          <w:iCs w:val="0"/>
          <w:caps w:val="0"/>
          <w:color w:val="222222"/>
          <w:spacing w:val="0"/>
          <w:sz w:val="21"/>
          <w:szCs w:val="21"/>
          <w:shd w:val="clear" w:fill="FFFFFF"/>
        </w:rPr>
        <w:t>; and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UB</w:t>
      </w:r>
      <w:r>
        <w:rPr>
          <w:rFonts w:hint="default" w:ascii="MathJax_Main" w:hAnsi="MathJax_Main" w:eastAsia="MathJax_Main" w:cs="MathJax_Main"/>
          <w:b w:val="0"/>
          <w:bCs w:val="0"/>
          <w:i w:val="0"/>
          <w:iCs w:val="0"/>
          <w:caps w:val="0"/>
          <w:color w:val="000000"/>
          <w:spacing w:val="0"/>
          <w:sz w:val="25"/>
          <w:szCs w:val="25"/>
          <w:u w:val="none"/>
          <w:shd w:val="clear" w:fill="FFFFFF"/>
        </w:rPr>
        <w:t>&gt;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Helvetica" w:hAnsi="Helvetica" w:eastAsia="Helvetica" w:cs="Helvetica"/>
          <w:i w:val="0"/>
          <w:iCs w:val="0"/>
          <w:caps w:val="0"/>
          <w:color w:val="222222"/>
          <w:spacing w:val="0"/>
          <w:sz w:val="21"/>
          <w:szCs w:val="21"/>
          <w:shd w:val="clear" w:fill="FFFFFF"/>
        </w:rPr>
        <w:t>.</w:t>
      </w:r>
    </w:p>
    <w:p w14:paraId="0069DD0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Every non-missing task-table entry is in </w:t>
      </w:r>
      <w:r>
        <w:rPr>
          <w:rFonts w:hint="default" w:ascii="MathJax_Main" w:hAnsi="MathJax_Main" w:eastAsia="MathJax_Main" w:cs="MathJax_Main"/>
          <w:b w:val="0"/>
          <w:bCs w:val="0"/>
          <w:i w:val="0"/>
          <w:iCs w:val="0"/>
          <w:caps w:val="0"/>
          <w:color w:val="000000"/>
          <w:spacing w:val="0"/>
          <w:sz w:val="25"/>
          <w:szCs w:val="25"/>
          <w:u w:val="none"/>
          <w:shd w:val="clear" w:fill="FFFFFF"/>
        </w:rPr>
        <w:t>[0.001,10</w:t>
      </w:r>
      <w:r>
        <w:rPr>
          <w:rFonts w:hint="default" w:ascii="MathJax_Main" w:hAnsi="MathJax_Main" w:eastAsia="MathJax_Main" w:cs="MathJax_Main"/>
          <w:b w:val="0"/>
          <w:bCs w:val="0"/>
          <w:i w:val="0"/>
          <w:iCs w:val="0"/>
          <w:caps w:val="0"/>
          <w:color w:val="000000"/>
          <w:spacing w:val="0"/>
          <w:sz w:val="17"/>
          <w:szCs w:val="17"/>
          <w:u w:val="none"/>
          <w:shd w:val="clear" w:fill="FFFFFF"/>
        </w:rPr>
        <w:t>4</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ms. System reals, task times, timestamps, and durations use 9 decimal places.</w:t>
      </w:r>
    </w:p>
    <w:p w14:paraId="07712BF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Arrival timestamps are nondecreasing in </w:t>
      </w:r>
      <w:r>
        <w:rPr>
          <w:rFonts w:hint="default" w:ascii="MathJax_Main" w:hAnsi="MathJax_Main" w:eastAsia="MathJax_Main" w:cs="MathJax_Main"/>
          <w:b w:val="0"/>
          <w:bCs w:val="0"/>
          <w:i w:val="0"/>
          <w:iCs w:val="0"/>
          <w:caps w:val="0"/>
          <w:color w:val="000000"/>
          <w:spacing w:val="0"/>
          <w:sz w:val="25"/>
          <w:szCs w:val="25"/>
          <w:u w:val="none"/>
          <w:shd w:val="clear" w:fill="FFFFFF"/>
        </w:rPr>
        <w:t>[0,10</w:t>
      </w:r>
      <w:r>
        <w:rPr>
          <w:rFonts w:hint="default" w:ascii="MathJax_Main" w:hAnsi="MathJax_Main" w:eastAsia="MathJax_Main" w:cs="MathJax_Main"/>
          <w:b w:val="0"/>
          <w:bCs w:val="0"/>
          <w:i w:val="0"/>
          <w:iCs w:val="0"/>
          <w:caps w:val="0"/>
          <w:color w:val="000000"/>
          <w:spacing w:val="0"/>
          <w:sz w:val="17"/>
          <w:szCs w:val="17"/>
          <w:u w:val="none"/>
          <w:shd w:val="clear" w:fill="FFFFFF"/>
        </w:rPr>
        <w:t>9</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ms. Completion frames may exceed </w:t>
      </w:r>
      <w:r>
        <w:rPr>
          <w:rFonts w:hint="default" w:ascii="MathJax_Main" w:hAnsi="MathJax_Main" w:eastAsia="MathJax_Main" w:cs="MathJax_Main"/>
          <w:b w:val="0"/>
          <w:bCs w:val="0"/>
          <w:i w:val="0"/>
          <w:iCs w:val="0"/>
          <w:caps w:val="0"/>
          <w:color w:val="000000"/>
          <w:spacing w:val="0"/>
          <w:sz w:val="25"/>
          <w:szCs w:val="25"/>
          <w:u w:val="none"/>
          <w:shd w:val="clear" w:fill="FFFFFF"/>
        </w:rPr>
        <w:t>10</w:t>
      </w:r>
      <w:r>
        <w:rPr>
          <w:rFonts w:hint="default" w:ascii="MathJax_Main" w:hAnsi="MathJax_Main" w:eastAsia="MathJax_Main" w:cs="MathJax_Main"/>
          <w:b w:val="0"/>
          <w:bCs w:val="0"/>
          <w:i w:val="0"/>
          <w:iCs w:val="0"/>
          <w:caps w:val="0"/>
          <w:color w:val="000000"/>
          <w:spacing w:val="0"/>
          <w:sz w:val="17"/>
          <w:szCs w:val="17"/>
          <w:u w:val="none"/>
          <w:shd w:val="clear" w:fill="FFFFFF"/>
        </w:rPr>
        <w:t>9</w:t>
      </w:r>
      <w:r>
        <w:rPr>
          <w:rFonts w:hint="default" w:ascii="Helvetica" w:hAnsi="Helvetica" w:eastAsia="Helvetica" w:cs="Helvetica"/>
          <w:i w:val="0"/>
          <w:iCs w:val="0"/>
          <w:caps w:val="0"/>
          <w:color w:val="222222"/>
          <w:spacing w:val="0"/>
          <w:sz w:val="21"/>
          <w:szCs w:val="21"/>
          <w:shd w:val="clear" w:fill="FFFFFF"/>
        </w:rPr>
        <w:t>, but the validator guarantees a conservative upper bound of </w:t>
      </w:r>
      <w:r>
        <w:rPr>
          <w:rFonts w:hint="default" w:ascii="MathJax_Main" w:hAnsi="MathJax_Main" w:eastAsia="MathJax_Main" w:cs="MathJax_Main"/>
          <w:b w:val="0"/>
          <w:bCs w:val="0"/>
          <w:i w:val="0"/>
          <w:iCs w:val="0"/>
          <w:caps w:val="0"/>
          <w:color w:val="000000"/>
          <w:spacing w:val="0"/>
          <w:sz w:val="25"/>
          <w:szCs w:val="25"/>
          <w:u w:val="none"/>
          <w:shd w:val="clear" w:fill="FFFFFF"/>
        </w:rPr>
        <w:t>10</w:t>
      </w:r>
      <w:r>
        <w:rPr>
          <w:rFonts w:hint="default" w:ascii="MathJax_Main" w:hAnsi="MathJax_Main" w:eastAsia="MathJax_Main" w:cs="MathJax_Main"/>
          <w:b w:val="0"/>
          <w:bCs w:val="0"/>
          <w:i w:val="0"/>
          <w:iCs w:val="0"/>
          <w:caps w:val="0"/>
          <w:color w:val="000000"/>
          <w:spacing w:val="0"/>
          <w:sz w:val="17"/>
          <w:szCs w:val="17"/>
          <w:u w:val="none"/>
          <w:shd w:val="clear" w:fill="FFFFFF"/>
        </w:rPr>
        <w:t>12</w:t>
      </w:r>
      <w:r>
        <w:rPr>
          <w:rFonts w:hint="default" w:ascii="Helvetica" w:hAnsi="Helvetica" w:eastAsia="Helvetica" w:cs="Helvetica"/>
          <w:i w:val="0"/>
          <w:iCs w:val="0"/>
          <w:caps w:val="0"/>
          <w:color w:val="222222"/>
          <w:spacing w:val="0"/>
          <w:sz w:val="21"/>
          <w:szCs w:val="21"/>
          <w:shd w:val="clear" w:fill="FFFFFF"/>
        </w:rPr>
        <w:t> ms even if every legal task and transfer is serialized; all timestamps are nonnegative finite doubles.</w:t>
      </w:r>
    </w:p>
    <w:p w14:paraId="71889E0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You never need to predict event timestamps</w:t>
      </w:r>
      <w:r>
        <w:rPr>
          <w:rFonts w:hint="default" w:ascii="Helvetica" w:hAnsi="Helvetica" w:eastAsia="Helvetica" w:cs="Helvetica"/>
          <w:i w:val="0"/>
          <w:iCs w:val="0"/>
          <w:caps w:val="0"/>
          <w:color w:val="222222"/>
          <w:spacing w:val="0"/>
          <w:sz w:val="21"/>
          <w:szCs w:val="21"/>
          <w:shd w:val="clear" w:fill="FFFFFF"/>
        </w:rPr>
        <w:t> to keep the protocol correct: every completion is announced by the interactor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 with its timestamp and duration, so a purely reactive scheduler needs no arithmetic on future times. If you simulate ahead for planning, use ordinary double-precision arithmetic with the piecewise-linear lookup and transfer formula above.</w:t>
      </w:r>
    </w:p>
    <w:p w14:paraId="5E5E9A6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At most </w:t>
      </w:r>
      <w:r>
        <w:rPr>
          <w:rFonts w:hint="default" w:ascii="MathJax_Main" w:hAnsi="MathJax_Main" w:eastAsia="MathJax_Main" w:cs="MathJax_Main"/>
          <w:b w:val="0"/>
          <w:bCs w:val="0"/>
          <w:i w:val="0"/>
          <w:iCs w:val="0"/>
          <w:caps w:val="0"/>
          <w:color w:val="000000"/>
          <w:spacing w:val="0"/>
          <w:sz w:val="25"/>
          <w:szCs w:val="25"/>
          <w:u w:val="none"/>
          <w:shd w:val="clear" w:fill="FFFFFF"/>
        </w:rPr>
        <w:t>2⋅10</w:t>
      </w:r>
      <w:r>
        <w:rPr>
          <w:rFonts w:hint="default" w:ascii="MathJax_Main" w:hAnsi="MathJax_Main" w:eastAsia="MathJax_Main" w:cs="MathJax_Main"/>
          <w:b w:val="0"/>
          <w:bCs w:val="0"/>
          <w:i w:val="0"/>
          <w:iCs w:val="0"/>
          <w:caps w:val="0"/>
          <w:color w:val="000000"/>
          <w:spacing w:val="0"/>
          <w:sz w:val="17"/>
          <w:szCs w:val="17"/>
          <w:u w:val="none"/>
          <w:shd w:val="clear" w:fill="FFFFFF"/>
        </w:rPr>
        <w:t>6</w:t>
      </w:r>
      <w:r>
        <w:rPr>
          <w:rFonts w:hint="default" w:ascii="Helvetica" w:hAnsi="Helvetica" w:eastAsia="Helvetica" w:cs="Helvetica"/>
          <w:i w:val="0"/>
          <w:iCs w:val="0"/>
          <w:caps w:val="0"/>
          <w:color w:val="222222"/>
          <w:spacing w:val="0"/>
          <w:sz w:val="21"/>
          <w:szCs w:val="21"/>
          <w:shd w:val="clear" w:fill="FFFFFF"/>
        </w:rPr>
        <w:t> frames per test; use fast I/O.</w:t>
      </w:r>
    </w:p>
    <w:p w14:paraId="51E1CD0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Degenerate values (e.g.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occur and simply disable the corresponding mechanic.</w:t>
      </w:r>
    </w:p>
    <w:p w14:paraId="72B91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222222"/>
          <w:spacing w:val="0"/>
          <w:sz w:val="24"/>
          <w:szCs w:val="24"/>
        </w:rPr>
      </w:pPr>
      <w:r>
        <w:rPr>
          <w:rFonts w:hint="default" w:ascii="Helvetica" w:hAnsi="Helvetica" w:eastAsia="Helvetica" w:cs="Helvetica"/>
          <w:b/>
          <w:bCs/>
          <w:i w:val="0"/>
          <w:iCs w:val="0"/>
          <w:caps w:val="0"/>
          <w:color w:val="222222"/>
          <w:spacing w:val="0"/>
          <w:kern w:val="0"/>
          <w:sz w:val="24"/>
          <w:szCs w:val="24"/>
          <w:shd w:val="clear" w:fill="FFFFFF"/>
          <w:lang w:val="en-US" w:eastAsia="zh-CN" w:bidi="ar"/>
        </w:rPr>
        <w:t>Output</w:t>
      </w:r>
    </w:p>
    <w:p w14:paraId="6EA617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After every frame (one turn), print a count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n</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n</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followed by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n</w:t>
      </w:r>
      <w:r>
        <w:rPr>
          <w:rFonts w:hint="default" w:ascii="Helvetica" w:hAnsi="Helvetica" w:eastAsia="Helvetica" w:cs="Helvetica"/>
          <w:i w:val="0"/>
          <w:iCs w:val="0"/>
          <w:caps w:val="0"/>
          <w:color w:val="222222"/>
          <w:spacing w:val="0"/>
          <w:sz w:val="21"/>
          <w:szCs w:val="21"/>
          <w:shd w:val="clear" w:fill="FFFFFF"/>
        </w:rPr>
        <w:t> assignments. For readability the examples put one assignment on each line, but the parser accepts arbitrary whitespace between tokens. Each assignment has the form </w:t>
      </w:r>
      <w:r>
        <w:rPr>
          <w:rFonts w:hint="default" w:ascii="Helvetica" w:hAnsi="Helvetica" w:eastAsia="Helvetica" w:cs="Helvetica"/>
          <w:b/>
          <w:bCs/>
          <w:i w:val="0"/>
          <w:iCs w:val="0"/>
          <w:caps w:val="0"/>
          <w:color w:val="222222"/>
          <w:spacing w:val="0"/>
          <w:sz w:val="21"/>
          <w:szCs w:val="21"/>
          <w:shd w:val="clear" w:fill="FFFFFF"/>
        </w:rPr>
        <w:t>&lt;server&gt; &lt;task_spec&gt;</w:t>
      </w:r>
      <w:r>
        <w:rPr>
          <w:rFonts w:hint="default" w:ascii="Helvetica" w:hAnsi="Helvetica" w:eastAsia="Helvetica" w:cs="Helvetica"/>
          <w:i w:val="0"/>
          <w:iCs w:val="0"/>
          <w:caps w:val="0"/>
          <w:color w:val="222222"/>
          <w:spacing w:val="0"/>
          <w:sz w:val="21"/>
          <w:szCs w:val="21"/>
          <w:shd w:val="clear" w:fill="FFFFFF"/>
        </w:rPr>
        <w:t>. It starts one task on a computer that is currently free. The command words shown below are fixed output syntax; copy them exactly. Integer tokens use the ordinary signed-decimal syntax accepted by C++ conversion (an optional leading </w:t>
      </w:r>
      <w:r>
        <w:rPr>
          <w:rFonts w:hint="default" w:ascii="Helvetica" w:hAnsi="Helvetica" w:eastAsia="Helvetica" w:cs="Helvetica"/>
          <w:b/>
          <w:bCs/>
          <w:i w:val="0"/>
          <w:iCs w:val="0"/>
          <w:caps w:val="0"/>
          <w:color w:val="222222"/>
          <w:spacing w:val="0"/>
          <w:sz w:val="21"/>
          <w:szCs w:val="21"/>
          <w:shd w:val="clear" w:fill="FFFFFF"/>
        </w:rPr>
        <w:t>+</w:t>
      </w:r>
      <w:r>
        <w:rPr>
          <w:rFonts w:hint="default" w:ascii="Helvetica" w:hAnsi="Helvetica" w:eastAsia="Helvetica" w:cs="Helvetica"/>
          <w:i w:val="0"/>
          <w:iCs w:val="0"/>
          <w:caps w:val="0"/>
          <w:color w:val="222222"/>
          <w:spacing w:val="0"/>
          <w:sz w:val="21"/>
          <w:szCs w:val="21"/>
          <w:shd w:val="clear" w:fill="FFFFFF"/>
        </w:rPr>
        <w:t> and leading zeros are accepted); echoed integers are canonical decimal. Thus a response containing no assignments is simply</w:t>
      </w:r>
    </w:p>
    <w:p w14:paraId="3CD1B6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315" w:lineRule="atLeast"/>
        <w:ind w:left="0" w:right="0"/>
        <w:rPr>
          <w:rFonts w:hint="default" w:ascii="Consolas" w:hAnsi="Consolas" w:eastAsia="Consolas" w:cs="Consolas"/>
          <w:color w:val="880000"/>
          <w:sz w:val="21"/>
          <w:szCs w:val="21"/>
        </w:rPr>
      </w:pP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0</w:t>
      </w:r>
    </w:p>
    <w:p w14:paraId="65C277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For a first scheduler, most responses may contain only zero or one task. Unmentioned resources stay idle. You may leave any free computer idle even when one or more legal tasks are available. Waiting can be a useful grouping choice, but do not create the stuck state with no future event described in </w:t>
      </w:r>
      <w:r>
        <w:rPr>
          <w:rFonts w:hint="default" w:ascii="Helvetica" w:hAnsi="Helvetica" w:eastAsia="Helvetica" w:cs="Helvetica"/>
          <w:b/>
          <w:bCs/>
          <w:i w:val="0"/>
          <w:iCs w:val="0"/>
          <w:caps w:val="0"/>
          <w:color w:val="222222"/>
          <w:spacing w:val="0"/>
          <w:sz w:val="21"/>
          <w:szCs w:val="21"/>
          <w:shd w:val="clear" w:fill="FFFFFF"/>
        </w:rPr>
        <w:t>Interaction</w:t>
      </w:r>
      <w:r>
        <w:rPr>
          <w:rFonts w:hint="default" w:ascii="Helvetica" w:hAnsi="Helvetica" w:eastAsia="Helvetica" w:cs="Helvetica"/>
          <w:i w:val="0"/>
          <w:iCs w:val="0"/>
          <w:caps w:val="0"/>
          <w:color w:val="222222"/>
          <w:spacing w:val="0"/>
          <w:sz w:val="21"/>
          <w:szCs w:val="21"/>
          <w:shd w:val="clear" w:fill="FFFFFF"/>
        </w:rPr>
        <w:t>. Every frame is a scheduling opportunity, including frames containing only transfers or arrivals. After reading the whole frame, you may use any predecessor or free resource reported anywhere in it.</w:t>
      </w:r>
    </w:p>
    <w:p w14:paraId="5E0E69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When deciding whether a task is legal, ask three questions: Is its computer free? Has every required predecessor event arrived? Is every request in the task at exactly this step and not already in flight or finished? The tables below make these checks precise.</w:t>
      </w:r>
    </w:p>
    <w:p w14:paraId="5C7D05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All assignments in one response begin simultaneously at timestamp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w:t>
      </w:r>
      <w:r>
        <w:rPr>
          <w:rFonts w:hint="default" w:ascii="Helvetica" w:hAnsi="Helvetica" w:eastAsia="Helvetica" w:cs="Helvetica"/>
          <w:i w:val="0"/>
          <w:iCs w:val="0"/>
          <w:caps w:val="0"/>
          <w:color w:val="222222"/>
          <w:spacing w:val="0"/>
          <w:sz w:val="21"/>
          <w:szCs w:val="21"/>
          <w:shd w:val="clear" w:fill="FFFFFF"/>
        </w:rPr>
        <w:t>. One cannot depend on another assignment from that same response. Assign at most one task to each resource; it becomes free again only when its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arrives. The six legal task shapes are:</w:t>
      </w:r>
    </w:p>
    <w:tbl>
      <w:tblPr>
        <w:tblStyle w:val="3"/>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7"/>
        <w:gridCol w:w="2703"/>
        <w:gridCol w:w="3784"/>
      </w:tblGrid>
      <w:tr w14:paraId="0F320ED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8B305A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step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580B1A1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task_spec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54140FB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Server</w:t>
            </w:r>
          </w:p>
        </w:tc>
      </w:tr>
      <w:tr w14:paraId="536573C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6C5446B">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input stage first step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5B0D76E1">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P PRE &lt;remote&gt; &lt;rid&gt;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73846A2">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local computer (also fixes the remote computer)</w:t>
            </w:r>
          </w:p>
        </w:tc>
      </w:tr>
      <w:tr w14:paraId="37350E2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AA3E462">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input stage process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38E416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P PROC &lt;ls&gt; &lt;le&gt; &lt;remote&gt; &lt;rid&gt;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F1731C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that remote computer</w:t>
            </w:r>
          </w:p>
        </w:tc>
      </w:tr>
      <w:tr w14:paraId="24BC3C5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E7D69E2">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input stage final step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D905B4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P POST &lt;remote&gt; &lt;rid&gt;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1EE311D">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local computer</w:t>
            </w:r>
          </w:p>
        </w:tc>
      </w:tr>
      <w:tr w14:paraId="6582067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9CECF7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output first step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434B7A2">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D PRE -1 &lt;m&gt; &lt;rid...&gt;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5251B95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local computer (across remote computers)</w:t>
            </w:r>
          </w:p>
        </w:tc>
      </w:tr>
      <w:tr w14:paraId="7198F8A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97D401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output process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64AFE661">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D PROC &lt;remote&gt; &lt;m&gt; &lt;rid...&gt;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09E1AE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that remote computer</w:t>
            </w:r>
          </w:p>
        </w:tc>
      </w:tr>
      <w:tr w14:paraId="2A7E6CF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6AD1A101">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output final step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5789F321">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D POST -1 &lt;m&gt; &lt;rid...&gt;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C71133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local computer (across remote computers)</w:t>
            </w:r>
          </w:p>
        </w:tc>
      </w:tr>
    </w:tbl>
    <w:p w14:paraId="6D61E7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For </w:t>
      </w: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the </w:t>
      </w:r>
      <w:r>
        <w:rPr>
          <w:rFonts w:hint="default" w:ascii="Helvetica" w:hAnsi="Helvetica" w:eastAsia="Helvetica" w:cs="Helvetica"/>
          <w:b/>
          <w:bCs/>
          <w:i w:val="0"/>
          <w:iCs w:val="0"/>
          <w:caps w:val="0"/>
          <w:color w:val="222222"/>
          <w:spacing w:val="0"/>
          <w:sz w:val="21"/>
          <w:szCs w:val="21"/>
          <w:shd w:val="clear" w:fill="FFFFFF"/>
        </w:rPr>
        <w:t>-1</w:t>
      </w:r>
      <w:r>
        <w:rPr>
          <w:rFonts w:hint="default" w:ascii="Helvetica" w:hAnsi="Helvetica" w:eastAsia="Helvetica" w:cs="Helvetica"/>
          <w:i w:val="0"/>
          <w:iCs w:val="0"/>
          <w:caps w:val="0"/>
          <w:color w:val="222222"/>
          <w:spacing w:val="0"/>
          <w:sz w:val="21"/>
          <w:szCs w:val="21"/>
          <w:shd w:val="clear" w:fill="FFFFFF"/>
        </w:rPr>
        <w:t> marks a group spanning remote computers; for </w:t>
      </w: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 all members must be assigned to </w:t>
      </w:r>
      <w:r>
        <w:rPr>
          <w:rFonts w:hint="default" w:ascii="Helvetica" w:hAnsi="Helvetica" w:eastAsia="Helvetica" w:cs="Helvetica"/>
          <w:b/>
          <w:bCs/>
          <w:i w:val="0"/>
          <w:iCs w:val="0"/>
          <w:caps w:val="0"/>
          <w:color w:val="222222"/>
          <w:spacing w:val="0"/>
          <w:sz w:val="21"/>
          <w:szCs w:val="21"/>
          <w:shd w:val="clear" w:fill="FFFFFF"/>
        </w:rPr>
        <w:t>&lt;remote&gt;</w:t>
      </w:r>
      <w:r>
        <w:rPr>
          <w:rFonts w:hint="default" w:ascii="Helvetica" w:hAnsi="Helvetica" w:eastAsia="Helvetica" w:cs="Helvetica"/>
          <w:i w:val="0"/>
          <w:iCs w:val="0"/>
          <w:caps w:val="0"/>
          <w:color w:val="222222"/>
          <w:spacing w:val="0"/>
          <w:sz w:val="21"/>
          <w:szCs w:val="21"/>
          <w:shd w:val="clear" w:fill="FFFFFF"/>
        </w:rPr>
        <w:t>. In </w:t>
      </w:r>
      <w:r>
        <w:rPr>
          <w:rFonts w:hint="default" w:ascii="Helvetica" w:hAnsi="Helvetica" w:eastAsia="Helvetica" w:cs="Helvetica"/>
          <w:b/>
          <w:bCs/>
          <w:i w:val="0"/>
          <w:iCs w:val="0"/>
          <w:caps w:val="0"/>
          <w:color w:val="222222"/>
          <w:spacing w:val="0"/>
          <w:sz w:val="21"/>
          <w:szCs w:val="21"/>
          <w:shd w:val="clear" w:fill="FFFFFF"/>
        </w:rPr>
        <w:t>P PRE</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&lt;remote&gt;</w:t>
      </w:r>
      <w:r>
        <w:rPr>
          <w:rFonts w:hint="default" w:ascii="Helvetica" w:hAnsi="Helvetica" w:eastAsia="Helvetica" w:cs="Helvetica"/>
          <w:i w:val="0"/>
          <w:iCs w:val="0"/>
          <w:caps w:val="0"/>
          <w:color w:val="222222"/>
          <w:spacing w:val="0"/>
          <w:sz w:val="21"/>
          <w:szCs w:val="21"/>
          <w:shd w:val="clear" w:fill="FFFFFF"/>
        </w:rPr>
        <w:t> must be in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in </w:t>
      </w:r>
      <w:r>
        <w:rPr>
          <w:rFonts w:hint="default" w:ascii="Helvetica" w:hAnsi="Helvetica" w:eastAsia="Helvetica" w:cs="Helvetica"/>
          <w:b/>
          <w:bCs/>
          <w:i w:val="0"/>
          <w:iCs w:val="0"/>
          <w:caps w:val="0"/>
          <w:color w:val="222222"/>
          <w:spacing w:val="0"/>
          <w:sz w:val="21"/>
          <w:szCs w:val="21"/>
          <w:shd w:val="clear" w:fill="FFFFFF"/>
        </w:rPr>
        <w:t>P PROC</w:t>
      </w:r>
      <w:r>
        <w:rPr>
          <w:rFonts w:hint="default" w:ascii="Helvetica" w:hAnsi="Helvetica" w:eastAsia="Helvetica" w:cs="Helvetica"/>
          <w:i w:val="0"/>
          <w:iCs w:val="0"/>
          <w:caps w:val="0"/>
          <w:color w:val="222222"/>
          <w:spacing w:val="0"/>
          <w:sz w:val="21"/>
          <w:szCs w:val="21"/>
          <w:shd w:val="clear" w:fill="FFFFFF"/>
        </w:rPr>
        <w:t> and </w:t>
      </w:r>
      <w:r>
        <w:rPr>
          <w:rFonts w:hint="default" w:ascii="Helvetica" w:hAnsi="Helvetica" w:eastAsia="Helvetica" w:cs="Helvetica"/>
          <w:b/>
          <w:bCs/>
          <w:i w:val="0"/>
          <w:iCs w:val="0"/>
          <w:caps w:val="0"/>
          <w:color w:val="222222"/>
          <w:spacing w:val="0"/>
          <w:sz w:val="21"/>
          <w:szCs w:val="21"/>
          <w:shd w:val="clear" w:fill="FFFFFF"/>
        </w:rPr>
        <w:t>P POST</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&lt;remote&gt;</w:t>
      </w:r>
      <w:r>
        <w:rPr>
          <w:rFonts w:hint="default" w:ascii="Helvetica" w:hAnsi="Helvetica" w:eastAsia="Helvetica" w:cs="Helvetica"/>
          <w:i w:val="0"/>
          <w:iCs w:val="0"/>
          <w:caps w:val="0"/>
          <w:color w:val="222222"/>
          <w:spacing w:val="0"/>
          <w:sz w:val="21"/>
          <w:szCs w:val="21"/>
          <w:shd w:val="clear" w:fill="FFFFFF"/>
        </w:rPr>
        <w:t> must equal the request's assigned remote computer — anything else is a violation. (</w:t>
      </w:r>
      <w:r>
        <w:rPr>
          <w:rFonts w:hint="default" w:ascii="Helvetica" w:hAnsi="Helvetica" w:eastAsia="Helvetica" w:cs="Helvetica"/>
          <w:b/>
          <w:bCs/>
          <w:i w:val="0"/>
          <w:iCs w:val="0"/>
          <w:caps w:val="0"/>
          <w:color w:val="222222"/>
          <w:spacing w:val="0"/>
          <w:sz w:val="21"/>
          <w:szCs w:val="21"/>
          <w:shd w:val="clear" w:fill="FFFFFF"/>
        </w:rPr>
        <w:t>P POST</w:t>
      </w:r>
      <w:r>
        <w:rPr>
          <w:rFonts w:hint="default" w:ascii="Helvetica" w:hAnsi="Helvetica" w:eastAsia="Helvetica" w:cs="Helvetica"/>
          <w:i w:val="0"/>
          <w:iCs w:val="0"/>
          <w:caps w:val="0"/>
          <w:color w:val="222222"/>
          <w:spacing w:val="0"/>
          <w:sz w:val="21"/>
          <w:szCs w:val="21"/>
          <w:shd w:val="clear" w:fill="FFFFFF"/>
        </w:rPr>
        <w:t> itself runs on the local computer: its </w:t>
      </w:r>
      <w:r>
        <w:rPr>
          <w:rFonts w:hint="default" w:ascii="Helvetica" w:hAnsi="Helvetica" w:eastAsia="Helvetica" w:cs="Helvetica"/>
          <w:b/>
          <w:bCs/>
          <w:i w:val="0"/>
          <w:iCs w:val="0"/>
          <w:caps w:val="0"/>
          <w:color w:val="222222"/>
          <w:spacing w:val="0"/>
          <w:sz w:val="21"/>
          <w:szCs w:val="21"/>
          <w:shd w:val="clear" w:fill="FFFFFF"/>
        </w:rPr>
        <w:t>&lt;remote&gt;</w:t>
      </w:r>
      <w:r>
        <w:rPr>
          <w:rFonts w:hint="default" w:ascii="Helvetica" w:hAnsi="Helvetica" w:eastAsia="Helvetica" w:cs="Helvetica"/>
          <w:i w:val="0"/>
          <w:iCs w:val="0"/>
          <w:caps w:val="0"/>
          <w:color w:val="222222"/>
          <w:spacing w:val="0"/>
          <w:sz w:val="21"/>
          <w:szCs w:val="21"/>
          <w:shd w:val="clear" w:fill="FFFFFF"/>
        </w:rPr>
        <w:t> field carries no scheduling meaning and is purely a consistency check against the request's fixed assignment.) Iteration indices are never transmitted: each request's steps are strictly sequential, so your own bookkeeping is the sole — and sufficient — source of truth for which iteration a task belongs to.</w:t>
      </w:r>
    </w:p>
    <w:p w14:paraId="13FB3B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w:t>
      </w:r>
      <w:r>
        <w:rPr>
          <w:rFonts w:hint="default" w:ascii="Helvetica" w:hAnsi="Helvetica" w:eastAsia="Helvetica" w:cs="Helvetica"/>
          <w:b/>
          <w:bCs/>
          <w:i w:val="0"/>
          <w:iCs w:val="0"/>
          <w:caps w:val="0"/>
          <w:color w:val="222222"/>
          <w:spacing w:val="0"/>
          <w:sz w:val="21"/>
          <w:szCs w:val="21"/>
          <w:shd w:val="clear" w:fill="FFFFFF"/>
        </w:rPr>
        <w:t>order</w:t>
      </w:r>
      <w:r>
        <w:rPr>
          <w:rFonts w:hint="default" w:ascii="Helvetica" w:hAnsi="Helvetica" w:eastAsia="Helvetica" w:cs="Helvetica"/>
          <w:i w:val="0"/>
          <w:iCs w:val="0"/>
          <w:caps w:val="0"/>
          <w:color w:val="222222"/>
          <w:spacing w:val="0"/>
          <w:sz w:val="21"/>
          <w:szCs w:val="21"/>
          <w:shd w:val="clear" w:fill="FFFFFF"/>
        </w:rPr>
        <w:t> of request ids within a group has no semantic effect: legality, durations, transfer sizes, and all subsequent events depend only on the member </w:t>
      </w:r>
      <w:r>
        <w:rPr>
          <w:rFonts w:hint="default" w:ascii="Helvetica" w:hAnsi="Helvetica" w:eastAsia="Helvetica" w:cs="Helvetica"/>
          <w:i w:val="0"/>
          <w:iCs w:val="0"/>
          <w:caps w:val="0"/>
          <w:color w:val="222222"/>
          <w:spacing w:val="0"/>
          <w:sz w:val="21"/>
          <w:szCs w:val="21"/>
          <w:u w:val="single"/>
          <w:shd w:val="clear" w:fill="FFFFFF"/>
        </w:rPr>
        <w:t>set</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D PRE -1 3 4 7 9</w:t>
      </w:r>
      <w:r>
        <w:rPr>
          <w:rFonts w:hint="default" w:ascii="Helvetica" w:hAnsi="Helvetica" w:eastAsia="Helvetica" w:cs="Helvetica"/>
          <w:i w:val="0"/>
          <w:iCs w:val="0"/>
          <w:caps w:val="0"/>
          <w:color w:val="222222"/>
          <w:spacing w:val="0"/>
          <w:sz w:val="21"/>
          <w:szCs w:val="21"/>
          <w:shd w:val="clear" w:fill="FFFFFF"/>
        </w:rPr>
        <w:t> and </w:t>
      </w:r>
      <w:r>
        <w:rPr>
          <w:rFonts w:hint="default" w:ascii="Helvetica" w:hAnsi="Helvetica" w:eastAsia="Helvetica" w:cs="Helvetica"/>
          <w:b/>
          <w:bCs/>
          <w:i w:val="0"/>
          <w:iCs w:val="0"/>
          <w:caps w:val="0"/>
          <w:color w:val="222222"/>
          <w:spacing w:val="0"/>
          <w:sz w:val="21"/>
          <w:szCs w:val="21"/>
          <w:shd w:val="clear" w:fill="FFFFFF"/>
        </w:rPr>
        <w:t>D PRE -1 3 9 4 7</w:t>
      </w:r>
      <w:r>
        <w:rPr>
          <w:rFonts w:hint="default" w:ascii="Helvetica" w:hAnsi="Helvetica" w:eastAsia="Helvetica" w:cs="Helvetica"/>
          <w:i w:val="0"/>
          <w:iCs w:val="0"/>
          <w:caps w:val="0"/>
          <w:color w:val="222222"/>
          <w:spacing w:val="0"/>
          <w:sz w:val="21"/>
          <w:szCs w:val="21"/>
          <w:shd w:val="clear" w:fill="FFFFFF"/>
        </w:rPr>
        <w:t> denote the same task). Order is preserved on echo: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repeats the same fields in canonical decimal form with single spaces, and every </w:t>
      </w:r>
      <w:r>
        <w:rPr>
          <w:rFonts w:hint="default" w:ascii="Helvetica" w:hAnsi="Helvetica" w:eastAsia="Helvetica" w:cs="Helvetica"/>
          <w:b/>
          <w:bCs/>
          <w:i w:val="0"/>
          <w:iCs w:val="0"/>
          <w:caps w:val="0"/>
          <w:color w:val="222222"/>
          <w:spacing w:val="0"/>
          <w:sz w:val="21"/>
          <w:szCs w:val="21"/>
          <w:shd w:val="clear" w:fill="FFFFFF"/>
        </w:rPr>
        <w:t>XDN</w:t>
      </w:r>
      <w:r>
        <w:rPr>
          <w:rFonts w:hint="default" w:ascii="Helvetica" w:hAnsi="Helvetica" w:eastAsia="Helvetica" w:cs="Helvetica"/>
          <w:i w:val="0"/>
          <w:iCs w:val="0"/>
          <w:caps w:val="0"/>
          <w:color w:val="222222"/>
          <w:spacing w:val="0"/>
          <w:sz w:val="21"/>
          <w:szCs w:val="21"/>
          <w:shd w:val="clear" w:fill="FFFFFF"/>
        </w:rPr>
        <w:t> lists its request ids in the order of the triggering task's specification — a </w:t>
      </w: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 group spanning remote computers has per-remote computer local-to-remote transfer lists that remote computer's members as a subsequence of your </w:t>
      </w: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 line, an output-step remote-to-local transfer lists the triggering </w:t>
      </w: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 group in your order.</w:t>
      </w:r>
    </w:p>
    <w:p w14:paraId="489A1F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Dependency Summary</w:t>
      </w:r>
    </w:p>
    <w:p w14:paraId="162590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Each task is listed separately so its predecessor and completion effect are easy to scan. For a group, the predecessor rule applies to every member.</w:t>
      </w:r>
    </w:p>
    <w:p w14:paraId="3B0C506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P PRE</w:t>
      </w:r>
      <w:r>
        <w:rPr>
          <w:rFonts w:hint="default" w:ascii="Helvetica" w:hAnsi="Helvetica" w:eastAsia="Helvetica" w:cs="Helvetica"/>
          <w:i w:val="0"/>
          <w:iCs w:val="0"/>
          <w:caps w:val="0"/>
          <w:color w:val="222222"/>
          <w:spacing w:val="0"/>
          <w:sz w:val="21"/>
          <w:szCs w:val="21"/>
          <w:shd w:val="clear" w:fill="FFFFFF"/>
        </w:rPr>
        <w:t> — </w:t>
      </w:r>
      <w:r>
        <w:rPr>
          <w:rFonts w:hint="default" w:ascii="Helvetica" w:hAnsi="Helvetica" w:eastAsia="Helvetica" w:cs="Helvetica"/>
          <w:b/>
          <w:bCs/>
          <w:i w:val="0"/>
          <w:iCs w:val="0"/>
          <w:caps w:val="0"/>
          <w:color w:val="222222"/>
          <w:spacing w:val="0"/>
          <w:sz w:val="21"/>
          <w:szCs w:val="21"/>
          <w:shd w:val="clear" w:fill="FFFFFF"/>
        </w:rPr>
        <w:t>Server:</w:t>
      </w:r>
      <w:r>
        <w:rPr>
          <w:rFonts w:hint="default" w:ascii="Helvetica" w:hAnsi="Helvetica" w:eastAsia="Helvetica" w:cs="Helvetica"/>
          <w:i w:val="0"/>
          <w:iCs w:val="0"/>
          <w:caps w:val="0"/>
          <w:color w:val="222222"/>
          <w:spacing w:val="0"/>
          <w:sz w:val="21"/>
          <w:szCs w:val="21"/>
          <w:shd w:val="clear" w:fill="FFFFFF"/>
        </w:rPr>
        <w:t> local computer. </w:t>
      </w:r>
      <w:r>
        <w:rPr>
          <w:rFonts w:hint="default" w:ascii="Helvetica" w:hAnsi="Helvetica" w:eastAsia="Helvetica" w:cs="Helvetica"/>
          <w:b/>
          <w:bCs/>
          <w:i w:val="0"/>
          <w:iCs w:val="0"/>
          <w:caps w:val="0"/>
          <w:color w:val="222222"/>
          <w:spacing w:val="0"/>
          <w:sz w:val="21"/>
          <w:szCs w:val="21"/>
          <w:shd w:val="clear" w:fill="FFFFFF"/>
        </w:rPr>
        <w:t>Requires:</w:t>
      </w:r>
      <w:r>
        <w:rPr>
          <w:rFonts w:hint="default" w:ascii="Helvetica" w:hAnsi="Helvetica" w:eastAsia="Helvetica" w:cs="Helvetica"/>
          <w:i w:val="0"/>
          <w:iCs w:val="0"/>
          <w:caps w:val="0"/>
          <w:color w:val="222222"/>
          <w:spacing w:val="0"/>
          <w:sz w:val="21"/>
          <w:szCs w:val="21"/>
          <w:shd w:val="clear" w:fill="FFFFFF"/>
        </w:rPr>
        <w:t> the request's ARR event. </w:t>
      </w:r>
      <w:r>
        <w:rPr>
          <w:rFonts w:hint="default" w:ascii="Helvetica" w:hAnsi="Helvetica" w:eastAsia="Helvetica" w:cs="Helvetica"/>
          <w:b/>
          <w:bCs/>
          <w:i w:val="0"/>
          <w:iCs w:val="0"/>
          <w:caps w:val="0"/>
          <w:color w:val="222222"/>
          <w:spacing w:val="0"/>
          <w:sz w:val="21"/>
          <w:szCs w:val="21"/>
          <w:shd w:val="clear" w:fill="FFFFFF"/>
        </w:rPr>
        <w:t>Completes:</w:t>
      </w:r>
      <w:r>
        <w:rPr>
          <w:rFonts w:hint="default" w:ascii="Helvetica" w:hAnsi="Helvetica" w:eastAsia="Helvetica" w:cs="Helvetica"/>
          <w:i w:val="0"/>
          <w:iCs w:val="0"/>
          <w:caps w:val="0"/>
          <w:color w:val="222222"/>
          <w:spacing w:val="0"/>
          <w:sz w:val="21"/>
          <w:szCs w:val="21"/>
          <w:shd w:val="clear" w:fill="FFFFFF"/>
        </w:rPr>
        <w:t> fixes the request's remote computer and queues its input-stage local-to-remote transfer.</w:t>
      </w:r>
    </w:p>
    <w:p w14:paraId="17736BC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P PROC piece</w:t>
      </w:r>
      <w:r>
        <w:rPr>
          <w:rFonts w:hint="default" w:ascii="Helvetica" w:hAnsi="Helvetica" w:eastAsia="Helvetica" w:cs="Helvetica"/>
          <w:i w:val="0"/>
          <w:iCs w:val="0"/>
          <w:caps w:val="0"/>
          <w:color w:val="222222"/>
          <w:spacing w:val="0"/>
          <w:sz w:val="21"/>
          <w:szCs w:val="21"/>
          <w:shd w:val="clear" w:fill="FFFFFF"/>
        </w:rPr>
        <w:t> — </w:t>
      </w:r>
      <w:r>
        <w:rPr>
          <w:rFonts w:hint="default" w:ascii="Helvetica" w:hAnsi="Helvetica" w:eastAsia="Helvetica" w:cs="Helvetica"/>
          <w:b/>
          <w:bCs/>
          <w:i w:val="0"/>
          <w:iCs w:val="0"/>
          <w:caps w:val="0"/>
          <w:color w:val="222222"/>
          <w:spacing w:val="0"/>
          <w:sz w:val="21"/>
          <w:szCs w:val="21"/>
          <w:shd w:val="clear" w:fill="FFFFFF"/>
        </w:rPr>
        <w:t>Server:</w:t>
      </w:r>
      <w:r>
        <w:rPr>
          <w:rFonts w:hint="default" w:ascii="Helvetica" w:hAnsi="Helvetica" w:eastAsia="Helvetica" w:cs="Helvetica"/>
          <w:i w:val="0"/>
          <w:iCs w:val="0"/>
          <w:caps w:val="0"/>
          <w:color w:val="222222"/>
          <w:spacing w:val="0"/>
          <w:sz w:val="21"/>
          <w:szCs w:val="21"/>
          <w:shd w:val="clear" w:fill="FFFFFF"/>
        </w:rPr>
        <w:t> the assigned remote computer. </w:t>
      </w:r>
      <w:r>
        <w:rPr>
          <w:rFonts w:hint="default" w:ascii="Helvetica" w:hAnsi="Helvetica" w:eastAsia="Helvetica" w:cs="Helvetica"/>
          <w:b/>
          <w:bCs/>
          <w:i w:val="0"/>
          <w:iCs w:val="0"/>
          <w:caps w:val="0"/>
          <w:color w:val="222222"/>
          <w:spacing w:val="0"/>
          <w:sz w:val="21"/>
          <w:szCs w:val="21"/>
          <w:shd w:val="clear" w:fill="FFFFFF"/>
        </w:rPr>
        <w:t>Requires:</w:t>
      </w:r>
      <w:r>
        <w:rPr>
          <w:rFonts w:hint="default" w:ascii="Helvetica" w:hAnsi="Helvetica" w:eastAsia="Helvetica" w:cs="Helvetica"/>
          <w:i w:val="0"/>
          <w:iCs w:val="0"/>
          <w:caps w:val="0"/>
          <w:color w:val="222222"/>
          <w:spacing w:val="0"/>
          <w:sz w:val="21"/>
          <w:szCs w:val="21"/>
          <w:shd w:val="clear" w:fill="FFFFFF"/>
        </w:rPr>
        <w:t> for the first piece, the input-stage local-to-remote XDN; for a later piece, the previous piece's TDN. </w:t>
      </w:r>
      <w:r>
        <w:rPr>
          <w:rFonts w:hint="default" w:ascii="Helvetica" w:hAnsi="Helvetica" w:eastAsia="Helvetica" w:cs="Helvetica"/>
          <w:b/>
          <w:bCs/>
          <w:i w:val="0"/>
          <w:iCs w:val="0"/>
          <w:caps w:val="0"/>
          <w:color w:val="222222"/>
          <w:spacing w:val="0"/>
          <w:sz w:val="21"/>
          <w:szCs w:val="21"/>
          <w:shd w:val="clear" w:fill="FFFFFF"/>
        </w:rPr>
        <w:t>Completes:</w:t>
      </w:r>
      <w:r>
        <w:rPr>
          <w:rFonts w:hint="default" w:ascii="Helvetica" w:hAnsi="Helvetica" w:eastAsia="Helvetica" w:cs="Helvetica"/>
          <w:i w:val="0"/>
          <w:iCs w:val="0"/>
          <w:caps w:val="0"/>
          <w:color w:val="222222"/>
          <w:spacing w:val="0"/>
          <w:sz w:val="21"/>
          <w:szCs w:val="21"/>
          <w:shd w:val="clear" w:fill="FFFFFF"/>
        </w:rPr>
        <w:t> only the last piece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le</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Helvetica" w:hAnsi="Helvetica" w:eastAsia="Helvetica" w:cs="Helvetica"/>
          <w:i w:val="0"/>
          <w:iCs w:val="0"/>
          <w:caps w:val="0"/>
          <w:color w:val="222222"/>
          <w:spacing w:val="0"/>
          <w:sz w:val="21"/>
          <w:szCs w:val="21"/>
          <w:shd w:val="clear" w:fill="FFFFFF"/>
        </w:rPr>
        <w:t>) queues the input-stage remote-to-local transfer.</w:t>
      </w:r>
    </w:p>
    <w:p w14:paraId="4E2A3AC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P POST</w:t>
      </w:r>
      <w:r>
        <w:rPr>
          <w:rFonts w:hint="default" w:ascii="Helvetica" w:hAnsi="Helvetica" w:eastAsia="Helvetica" w:cs="Helvetica"/>
          <w:i w:val="0"/>
          <w:iCs w:val="0"/>
          <w:caps w:val="0"/>
          <w:color w:val="222222"/>
          <w:spacing w:val="0"/>
          <w:sz w:val="21"/>
          <w:szCs w:val="21"/>
          <w:shd w:val="clear" w:fill="FFFFFF"/>
        </w:rPr>
        <w:t> — </w:t>
      </w:r>
      <w:r>
        <w:rPr>
          <w:rFonts w:hint="default" w:ascii="Helvetica" w:hAnsi="Helvetica" w:eastAsia="Helvetica" w:cs="Helvetica"/>
          <w:b/>
          <w:bCs/>
          <w:i w:val="0"/>
          <w:iCs w:val="0"/>
          <w:caps w:val="0"/>
          <w:color w:val="222222"/>
          <w:spacing w:val="0"/>
          <w:sz w:val="21"/>
          <w:szCs w:val="21"/>
          <w:shd w:val="clear" w:fill="FFFFFF"/>
        </w:rPr>
        <w:t>Server:</w:t>
      </w:r>
      <w:r>
        <w:rPr>
          <w:rFonts w:hint="default" w:ascii="Helvetica" w:hAnsi="Helvetica" w:eastAsia="Helvetica" w:cs="Helvetica"/>
          <w:i w:val="0"/>
          <w:iCs w:val="0"/>
          <w:caps w:val="0"/>
          <w:color w:val="222222"/>
          <w:spacing w:val="0"/>
          <w:sz w:val="21"/>
          <w:szCs w:val="21"/>
          <w:shd w:val="clear" w:fill="FFFFFF"/>
        </w:rPr>
        <w:t> local computer. </w:t>
      </w:r>
      <w:r>
        <w:rPr>
          <w:rFonts w:hint="default" w:ascii="Helvetica" w:hAnsi="Helvetica" w:eastAsia="Helvetica" w:cs="Helvetica"/>
          <w:b/>
          <w:bCs/>
          <w:i w:val="0"/>
          <w:iCs w:val="0"/>
          <w:caps w:val="0"/>
          <w:color w:val="222222"/>
          <w:spacing w:val="0"/>
          <w:sz w:val="21"/>
          <w:szCs w:val="21"/>
          <w:shd w:val="clear" w:fill="FFFFFF"/>
        </w:rPr>
        <w:t>Requires:</w:t>
      </w:r>
      <w:r>
        <w:rPr>
          <w:rFonts w:hint="default" w:ascii="Helvetica" w:hAnsi="Helvetica" w:eastAsia="Helvetica" w:cs="Helvetica"/>
          <w:i w:val="0"/>
          <w:iCs w:val="0"/>
          <w:caps w:val="0"/>
          <w:color w:val="222222"/>
          <w:spacing w:val="0"/>
          <w:sz w:val="21"/>
          <w:szCs w:val="21"/>
          <w:shd w:val="clear" w:fill="FFFFFF"/>
        </w:rPr>
        <w:t> the request's input-stage remote-to-local XDN. </w:t>
      </w:r>
      <w:r>
        <w:rPr>
          <w:rFonts w:hint="default" w:ascii="Helvetica" w:hAnsi="Helvetica" w:eastAsia="Helvetica" w:cs="Helvetica"/>
          <w:b/>
          <w:bCs/>
          <w:i w:val="0"/>
          <w:iCs w:val="0"/>
          <w:caps w:val="0"/>
          <w:color w:val="222222"/>
          <w:spacing w:val="0"/>
          <w:sz w:val="21"/>
          <w:szCs w:val="21"/>
          <w:shd w:val="clear" w:fill="FFFFFF"/>
        </w:rPr>
        <w:t>Completes:</w:t>
      </w:r>
      <w:r>
        <w:rPr>
          <w:rFonts w:hint="default" w:ascii="Helvetica" w:hAnsi="Helvetica" w:eastAsia="Helvetica" w:cs="Helvetica"/>
          <w:i w:val="0"/>
          <w:iCs w:val="0"/>
          <w:caps w:val="0"/>
          <w:color w:val="222222"/>
          <w:spacing w:val="0"/>
          <w:sz w:val="21"/>
          <w:szCs w:val="21"/>
          <w:shd w:val="clear" w:fill="FFFFFF"/>
        </w:rPr>
        <w:t> stops TDR and makes the request ready for output.</w:t>
      </w:r>
    </w:p>
    <w:p w14:paraId="059F330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 — </w:t>
      </w:r>
      <w:r>
        <w:rPr>
          <w:rFonts w:hint="default" w:ascii="Helvetica" w:hAnsi="Helvetica" w:eastAsia="Helvetica" w:cs="Helvetica"/>
          <w:b/>
          <w:bCs/>
          <w:i w:val="0"/>
          <w:iCs w:val="0"/>
          <w:caps w:val="0"/>
          <w:color w:val="222222"/>
          <w:spacing w:val="0"/>
          <w:sz w:val="21"/>
          <w:szCs w:val="21"/>
          <w:shd w:val="clear" w:fill="FFFFFF"/>
        </w:rPr>
        <w:t>Server:</w:t>
      </w:r>
      <w:r>
        <w:rPr>
          <w:rFonts w:hint="default" w:ascii="Helvetica" w:hAnsi="Helvetica" w:eastAsia="Helvetica" w:cs="Helvetica"/>
          <w:i w:val="0"/>
          <w:iCs w:val="0"/>
          <w:caps w:val="0"/>
          <w:color w:val="222222"/>
          <w:spacing w:val="0"/>
          <w:sz w:val="21"/>
          <w:szCs w:val="21"/>
          <w:shd w:val="clear" w:fill="FFFFFF"/>
        </w:rPr>
        <w:t> local computer. </w:t>
      </w:r>
      <w:r>
        <w:rPr>
          <w:rFonts w:hint="default" w:ascii="Helvetica" w:hAnsi="Helvetica" w:eastAsia="Helvetica" w:cs="Helvetica"/>
          <w:b/>
          <w:bCs/>
          <w:i w:val="0"/>
          <w:iCs w:val="0"/>
          <w:caps w:val="0"/>
          <w:color w:val="222222"/>
          <w:spacing w:val="0"/>
          <w:sz w:val="21"/>
          <w:szCs w:val="21"/>
          <w:shd w:val="clear" w:fill="FFFFFF"/>
        </w:rPr>
        <w:t>Requires:</w:t>
      </w:r>
      <w:r>
        <w:rPr>
          <w:rFonts w:hint="default" w:ascii="Helvetica" w:hAnsi="Helvetica" w:eastAsia="Helvetica" w:cs="Helvetica"/>
          <w:i w:val="0"/>
          <w:iCs w:val="0"/>
          <w:caps w:val="0"/>
          <w:color w:val="222222"/>
          <w:spacing w:val="0"/>
          <w:sz w:val="21"/>
          <w:szCs w:val="21"/>
          <w:shd w:val="clear" w:fill="FFFFFF"/>
        </w:rPr>
        <w:t> each member's previous final-step TDN (P POST or its previous D POST), and the request must not be finished. </w:t>
      </w:r>
      <w:r>
        <w:rPr>
          <w:rFonts w:hint="default" w:ascii="Helvetica" w:hAnsi="Helvetica" w:eastAsia="Helvetica" w:cs="Helvetica"/>
          <w:b/>
          <w:bCs/>
          <w:i w:val="0"/>
          <w:iCs w:val="0"/>
          <w:caps w:val="0"/>
          <w:color w:val="222222"/>
          <w:spacing w:val="0"/>
          <w:sz w:val="21"/>
          <w:szCs w:val="21"/>
          <w:shd w:val="clear" w:fill="FFFFFF"/>
        </w:rPr>
        <w:t>Completes:</w:t>
      </w:r>
      <w:r>
        <w:rPr>
          <w:rFonts w:hint="default" w:ascii="Helvetica" w:hAnsi="Helvetica" w:eastAsia="Helvetica" w:cs="Helvetica"/>
          <w:i w:val="0"/>
          <w:iCs w:val="0"/>
          <w:caps w:val="0"/>
          <w:color w:val="222222"/>
          <w:spacing w:val="0"/>
          <w:sz w:val="21"/>
          <w:szCs w:val="21"/>
          <w:shd w:val="clear" w:fill="FFFFFF"/>
        </w:rPr>
        <w:t> queues one local-to-remote transfer per remote computer represented in the group, in increasing remote-computer index.</w:t>
      </w:r>
    </w:p>
    <w:p w14:paraId="53E4A7B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 — </w:t>
      </w:r>
      <w:r>
        <w:rPr>
          <w:rFonts w:hint="default" w:ascii="Helvetica" w:hAnsi="Helvetica" w:eastAsia="Helvetica" w:cs="Helvetica"/>
          <w:b/>
          <w:bCs/>
          <w:i w:val="0"/>
          <w:iCs w:val="0"/>
          <w:caps w:val="0"/>
          <w:color w:val="222222"/>
          <w:spacing w:val="0"/>
          <w:sz w:val="21"/>
          <w:szCs w:val="21"/>
          <w:shd w:val="clear" w:fill="FFFFFF"/>
        </w:rPr>
        <w:t>Server:</w:t>
      </w:r>
      <w:r>
        <w:rPr>
          <w:rFonts w:hint="default" w:ascii="Helvetica" w:hAnsi="Helvetica" w:eastAsia="Helvetica" w:cs="Helvetica"/>
          <w:i w:val="0"/>
          <w:iCs w:val="0"/>
          <w:caps w:val="0"/>
          <w:color w:val="222222"/>
          <w:spacing w:val="0"/>
          <w:sz w:val="21"/>
          <w:szCs w:val="21"/>
          <w:shd w:val="clear" w:fill="FFFFFF"/>
        </w:rPr>
        <w:t> the assigned remote computer. </w:t>
      </w:r>
      <w:r>
        <w:rPr>
          <w:rFonts w:hint="default" w:ascii="Helvetica" w:hAnsi="Helvetica" w:eastAsia="Helvetica" w:cs="Helvetica"/>
          <w:b/>
          <w:bCs/>
          <w:i w:val="0"/>
          <w:iCs w:val="0"/>
          <w:caps w:val="0"/>
          <w:color w:val="222222"/>
          <w:spacing w:val="0"/>
          <w:sz w:val="21"/>
          <w:szCs w:val="21"/>
          <w:shd w:val="clear" w:fill="FFFFFF"/>
        </w:rPr>
        <w:t>Requires:</w:t>
      </w:r>
      <w:r>
        <w:rPr>
          <w:rFonts w:hint="default" w:ascii="Helvetica" w:hAnsi="Helvetica" w:eastAsia="Helvetica" w:cs="Helvetica"/>
          <w:i w:val="0"/>
          <w:iCs w:val="0"/>
          <w:caps w:val="0"/>
          <w:color w:val="222222"/>
          <w:spacing w:val="0"/>
          <w:sz w:val="21"/>
          <w:szCs w:val="21"/>
          <w:shd w:val="clear" w:fill="FFFFFF"/>
        </w:rPr>
        <w:t> the local-to-remote XDN carrying each member's current-iteration data. </w:t>
      </w:r>
      <w:r>
        <w:rPr>
          <w:rFonts w:hint="default" w:ascii="Helvetica" w:hAnsi="Helvetica" w:eastAsia="Helvetica" w:cs="Helvetica"/>
          <w:b/>
          <w:bCs/>
          <w:i w:val="0"/>
          <w:iCs w:val="0"/>
          <w:caps w:val="0"/>
          <w:color w:val="222222"/>
          <w:spacing w:val="0"/>
          <w:sz w:val="21"/>
          <w:szCs w:val="21"/>
          <w:shd w:val="clear" w:fill="FFFFFF"/>
        </w:rPr>
        <w:t>Completes:</w:t>
      </w:r>
      <w:r>
        <w:rPr>
          <w:rFonts w:hint="default" w:ascii="Helvetica" w:hAnsi="Helvetica" w:eastAsia="Helvetica" w:cs="Helvetica"/>
          <w:i w:val="0"/>
          <w:iCs w:val="0"/>
          <w:caps w:val="0"/>
          <w:color w:val="222222"/>
          <w:spacing w:val="0"/>
          <w:sz w:val="21"/>
          <w:szCs w:val="21"/>
          <w:shd w:val="clear" w:fill="FFFFFF"/>
        </w:rPr>
        <w:t> queues one remote-to-local transfer whose length is the group size.</w:t>
      </w:r>
    </w:p>
    <w:p w14:paraId="7286027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 </w:t>
      </w:r>
      <w:r>
        <w:rPr>
          <w:rFonts w:hint="default" w:ascii="Helvetica" w:hAnsi="Helvetica" w:eastAsia="Helvetica" w:cs="Helvetica"/>
          <w:b/>
          <w:bCs/>
          <w:i w:val="0"/>
          <w:iCs w:val="0"/>
          <w:caps w:val="0"/>
          <w:color w:val="222222"/>
          <w:spacing w:val="0"/>
          <w:sz w:val="21"/>
          <w:szCs w:val="21"/>
          <w:shd w:val="clear" w:fill="FFFFFF"/>
        </w:rPr>
        <w:t>Server:</w:t>
      </w:r>
      <w:r>
        <w:rPr>
          <w:rFonts w:hint="default" w:ascii="Helvetica" w:hAnsi="Helvetica" w:eastAsia="Helvetica" w:cs="Helvetica"/>
          <w:i w:val="0"/>
          <w:iCs w:val="0"/>
          <w:caps w:val="0"/>
          <w:color w:val="222222"/>
          <w:spacing w:val="0"/>
          <w:sz w:val="21"/>
          <w:szCs w:val="21"/>
          <w:shd w:val="clear" w:fill="FFFFFF"/>
        </w:rPr>
        <w:t> local computer. </w:t>
      </w:r>
      <w:r>
        <w:rPr>
          <w:rFonts w:hint="default" w:ascii="Helvetica" w:hAnsi="Helvetica" w:eastAsia="Helvetica" w:cs="Helvetica"/>
          <w:b/>
          <w:bCs/>
          <w:i w:val="0"/>
          <w:iCs w:val="0"/>
          <w:caps w:val="0"/>
          <w:color w:val="222222"/>
          <w:spacing w:val="0"/>
          <w:sz w:val="21"/>
          <w:szCs w:val="21"/>
          <w:shd w:val="clear" w:fill="FFFFFF"/>
        </w:rPr>
        <w:t>Requires:</w:t>
      </w:r>
      <w:r>
        <w:rPr>
          <w:rFonts w:hint="default" w:ascii="Helvetica" w:hAnsi="Helvetica" w:eastAsia="Helvetica" w:cs="Helvetica"/>
          <w:i w:val="0"/>
          <w:iCs w:val="0"/>
          <w:caps w:val="0"/>
          <w:color w:val="222222"/>
          <w:spacing w:val="0"/>
          <w:sz w:val="21"/>
          <w:szCs w:val="21"/>
          <w:shd w:val="clear" w:fill="FFFFFF"/>
        </w:rPr>
        <w:t> the remote-to-local XDN carrying each member's current-iteration result. </w:t>
      </w:r>
      <w:r>
        <w:rPr>
          <w:rFonts w:hint="default" w:ascii="Helvetica" w:hAnsi="Helvetica" w:eastAsia="Helvetica" w:cs="Helvetica"/>
          <w:b/>
          <w:bCs/>
          <w:i w:val="0"/>
          <w:iCs w:val="0"/>
          <w:caps w:val="0"/>
          <w:color w:val="222222"/>
          <w:spacing w:val="0"/>
          <w:sz w:val="21"/>
          <w:szCs w:val="21"/>
          <w:shd w:val="clear" w:fill="FFFFFF"/>
        </w:rPr>
        <w:t>Completes:</w:t>
      </w:r>
      <w:r>
        <w:rPr>
          <w:rFonts w:hint="default" w:ascii="Helvetica" w:hAnsi="Helvetica" w:eastAsia="Helvetica" w:cs="Helvetica"/>
          <w:i w:val="0"/>
          <w:iCs w:val="0"/>
          <w:caps w:val="0"/>
          <w:color w:val="222222"/>
          <w:spacing w:val="0"/>
          <w:sz w:val="21"/>
          <w:szCs w:val="21"/>
          <w:shd w:val="clear" w:fill="FFFFFF"/>
        </w:rPr>
        <w:t> produces one token per member; after iteration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produces FIN.</w:t>
      </w:r>
    </w:p>
    <w:p w14:paraId="6F2D7E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222222"/>
          <w:spacing w:val="0"/>
          <w:sz w:val="24"/>
          <w:szCs w:val="24"/>
        </w:rPr>
      </w:pPr>
      <w:r>
        <w:rPr>
          <w:rFonts w:hint="default" w:ascii="Helvetica" w:hAnsi="Helvetica" w:eastAsia="Helvetica" w:cs="Helvetica"/>
          <w:b/>
          <w:bCs/>
          <w:i w:val="0"/>
          <w:iCs w:val="0"/>
          <w:caps w:val="0"/>
          <w:color w:val="222222"/>
          <w:spacing w:val="0"/>
          <w:kern w:val="0"/>
          <w:sz w:val="24"/>
          <w:szCs w:val="24"/>
          <w:shd w:val="clear" w:fill="FFFFFF"/>
          <w:lang w:val="en-US" w:eastAsia="zh-CN" w:bidi="ar"/>
        </w:rPr>
        <w:t>Interaction</w:t>
      </w:r>
    </w:p>
    <w:p w14:paraId="0B4182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Each test is a separate run of your program. </w:t>
      </w:r>
      <w:r>
        <w:rPr>
          <w:rFonts w:hint="default" w:ascii="Helvetica" w:hAnsi="Helvetica" w:eastAsia="Helvetica" w:cs="Helvetica"/>
          <w:b/>
          <w:bCs/>
          <w:i w:val="0"/>
          <w:iCs w:val="0"/>
          <w:caps w:val="0"/>
          <w:color w:val="222222"/>
          <w:spacing w:val="0"/>
          <w:sz w:val="21"/>
          <w:szCs w:val="21"/>
          <w:shd w:val="clear" w:fill="FFFFFF"/>
        </w:rPr>
        <w:t>Flush the output stream after every response.</w:t>
      </w:r>
      <w:r>
        <w:rPr>
          <w:rFonts w:hint="default" w:ascii="Helvetica" w:hAnsi="Helvetica" w:eastAsia="Helvetica" w:cs="Helvetica"/>
          <w:i w:val="0"/>
          <w:iCs w:val="0"/>
          <w:caps w:val="0"/>
          <w:color w:val="222222"/>
          <w:spacing w:val="0"/>
          <w:sz w:val="21"/>
          <w:szCs w:val="21"/>
          <w:shd w:val="clear" w:fill="FFFFFF"/>
        </w:rPr>
        <w:t> In C++, use </w:t>
      </w:r>
      <w:r>
        <w:rPr>
          <w:rFonts w:hint="default" w:ascii="Helvetica" w:hAnsi="Helvetica" w:eastAsia="Helvetica" w:cs="Helvetica"/>
          <w:b/>
          <w:bCs/>
          <w:i w:val="0"/>
          <w:iCs w:val="0"/>
          <w:caps w:val="0"/>
          <w:color w:val="222222"/>
          <w:spacing w:val="0"/>
          <w:sz w:val="21"/>
          <w:szCs w:val="21"/>
          <w:shd w:val="clear" w:fill="FFFFFF"/>
        </w:rPr>
        <w:t>cout « flush;</w:t>
      </w:r>
      <w:r>
        <w:rPr>
          <w:rFonts w:hint="default" w:ascii="Helvetica" w:hAnsi="Helvetica" w:eastAsia="Helvetica" w:cs="Helvetica"/>
          <w:i w:val="0"/>
          <w:iCs w:val="0"/>
          <w:caps w:val="0"/>
          <w:color w:val="222222"/>
          <w:spacing w:val="0"/>
          <w:sz w:val="21"/>
          <w:szCs w:val="21"/>
          <w:shd w:val="clear" w:fill="FFFFFF"/>
        </w:rPr>
        <w:t> after printing the complete response; we recommend </w:t>
      </w:r>
      <w:r>
        <w:rPr>
          <w:rFonts w:hint="default" w:ascii="Helvetica" w:hAnsi="Helvetica" w:eastAsia="Helvetica" w:cs="Helvetica"/>
          <w:b/>
          <w:bCs/>
          <w:i w:val="0"/>
          <w:iCs w:val="0"/>
          <w:caps w:val="0"/>
          <w:color w:val="222222"/>
          <w:spacing w:val="0"/>
          <w:sz w:val="21"/>
          <w:szCs w:val="21"/>
          <w:shd w:val="clear" w:fill="FFFFFF"/>
        </w:rPr>
        <w:t>ios::sync_with_stdio(false); cin.tie(nullptr);</w:t>
      </w:r>
      <w:r>
        <w:rPr>
          <w:rFonts w:hint="default" w:ascii="Helvetica" w:hAnsi="Helvetica" w:eastAsia="Helvetica" w:cs="Helvetica"/>
          <w:i w:val="0"/>
          <w:iCs w:val="0"/>
          <w:caps w:val="0"/>
          <w:color w:val="222222"/>
          <w:spacing w:val="0"/>
          <w:sz w:val="21"/>
          <w:szCs w:val="21"/>
          <w:shd w:val="clear" w:fill="FFFFFF"/>
        </w:rPr>
        <w:t> for fast input. In Python, call </w:t>
      </w:r>
      <w:r>
        <w:rPr>
          <w:rFonts w:hint="default" w:ascii="Helvetica" w:hAnsi="Helvetica" w:eastAsia="Helvetica" w:cs="Helvetica"/>
          <w:b/>
          <w:bCs/>
          <w:i w:val="0"/>
          <w:iCs w:val="0"/>
          <w:caps w:val="0"/>
          <w:color w:val="222222"/>
          <w:spacing w:val="0"/>
          <w:sz w:val="21"/>
          <w:szCs w:val="21"/>
          <w:shd w:val="clear" w:fill="FFFFFF"/>
        </w:rPr>
        <w:t>sys.stdout.flush()</w:t>
      </w:r>
      <w:r>
        <w:rPr>
          <w:rFonts w:hint="default" w:ascii="Helvetica" w:hAnsi="Helvetica" w:eastAsia="Helvetica" w:cs="Helvetica"/>
          <w:i w:val="0"/>
          <w:iCs w:val="0"/>
          <w:caps w:val="0"/>
          <w:color w:val="222222"/>
          <w:spacing w:val="0"/>
          <w:sz w:val="21"/>
          <w:szCs w:val="21"/>
          <w:shd w:val="clear" w:fill="FFFFFF"/>
        </w:rPr>
        <w:t> after printing the complete response (or use </w:t>
      </w:r>
      <w:r>
        <w:rPr>
          <w:rFonts w:hint="default" w:ascii="Helvetica" w:hAnsi="Helvetica" w:eastAsia="Helvetica" w:cs="Helvetica"/>
          <w:b/>
          <w:bCs/>
          <w:i w:val="0"/>
          <w:iCs w:val="0"/>
          <w:caps w:val="0"/>
          <w:color w:val="222222"/>
          <w:spacing w:val="0"/>
          <w:sz w:val="21"/>
          <w:szCs w:val="21"/>
          <w:shd w:val="clear" w:fill="FFFFFF"/>
        </w:rPr>
        <w:t>print(..., flush=True)</w:t>
      </w:r>
      <w:r>
        <w:rPr>
          <w:rFonts w:hint="default" w:ascii="Helvetica" w:hAnsi="Helvetica" w:eastAsia="Helvetica" w:cs="Helvetica"/>
          <w:i w:val="0"/>
          <w:iCs w:val="0"/>
          <w:caps w:val="0"/>
          <w:color w:val="222222"/>
          <w:spacing w:val="0"/>
          <w:sz w:val="21"/>
          <w:szCs w:val="21"/>
          <w:shd w:val="clear" w:fill="FFFFFF"/>
        </w:rPr>
        <w:t> for its final line).</w:t>
      </w:r>
    </w:p>
    <w:p w14:paraId="0E6425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interaction proceeds: startup configuration (2 lines)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Task-Time Table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N</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lines)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repeat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frame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your response</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END</w:t>
      </w:r>
      <w:r>
        <w:rPr>
          <w:rFonts w:hint="default" w:ascii="Helvetica" w:hAnsi="Helvetica" w:eastAsia="Helvetica" w:cs="Helvetica"/>
          <w:i w:val="0"/>
          <w:iCs w:val="0"/>
          <w:caps w:val="0"/>
          <w:color w:val="222222"/>
          <w:spacing w:val="0"/>
          <w:sz w:val="21"/>
          <w:szCs w:val="21"/>
          <w:shd w:val="clear" w:fill="FFFFFF"/>
        </w:rPr>
        <w:t>. Your first response follows the first frame. The whole program follows this loop:</w:t>
      </w:r>
    </w:p>
    <w:p w14:paraId="26A046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315" w:lineRule="atLeast"/>
        <w:ind w:left="0" w:right="0"/>
        <w:rPr>
          <w:rFonts w:hint="default" w:ascii="Consolas" w:hAnsi="Consolas" w:eastAsia="Consolas" w:cs="Consolas"/>
          <w:color w:val="880000"/>
          <w:sz w:val="21"/>
          <w:szCs w:val="21"/>
        </w:rPr>
      </w:pP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read the 2 parameter lines, then N and the N warmup rows</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loop:</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 xml:space="preserve">    read one line; if it is END: exit</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 xml:space="preserve">    parse it as timestamp t; read event count e from the next line</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 xml:space="preserve">    read the e event lines</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 xml:space="preserve">    update your state (completions, arrivals, transfers, FINs)</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 xml:space="preserve">    choose assignments for currently free resources (possibly none)</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 xml:space="preserve">    print n and the n assignment lines; flush</w:t>
      </w:r>
    </w:p>
    <w:p w14:paraId="74B2F8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For a simple implementation, store one state per request. Its path is</w:t>
      </w:r>
    </w:p>
    <w:p w14:paraId="7EE6CA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315" w:lineRule="atLeast"/>
        <w:ind w:left="0" w:right="0"/>
        <w:rPr>
          <w:rFonts w:hint="default" w:ascii="Consolas" w:hAnsi="Consolas" w:eastAsia="Consolas" w:cs="Consolas"/>
          <w:color w:val="880000"/>
          <w:sz w:val="21"/>
          <w:szCs w:val="21"/>
        </w:rPr>
      </w:pP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ARR -&gt; P PRE -&gt; input stage UP -&gt; P PROC piece(s) -&gt; input stage DOWN -&gt; P POST</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 xml:space="preserve">    -&gt; D PRE -&gt; output UP -&gt; D PROC -&gt; output DOWN -&gt; D POST</w:t>
      </w:r>
      <w:r>
        <w:rPr>
          <w:rFonts w:hint="default" w:ascii="Consolas" w:hAnsi="Consolas" w:eastAsia="Consolas" w:cs="Consolas"/>
          <w:i w:val="0"/>
          <w:iCs w:val="0"/>
          <w:caps w:val="0"/>
          <w:color w:val="880000"/>
          <w:spacing w:val="0"/>
          <w:sz w:val="21"/>
          <w:szCs w:val="21"/>
          <w:shd w:val="clear" w:fill="FFFFFF"/>
        </w:rPr>
        <w:br w:type="textWrapping"/>
      </w:r>
      <w:r>
        <w:rPr>
          <w:rFonts w:hint="default" w:ascii="Consolas" w:hAnsi="Consolas" w:eastAsia="Consolas" w:cs="Consolas"/>
          <w:i w:val="0"/>
          <w:iCs w:val="0"/>
          <w:caps w:val="0"/>
          <w:color w:val="880000"/>
          <w:spacing w:val="0"/>
          <w:sz w:val="21"/>
          <w:szCs w:val="21"/>
          <w:shd w:val="clear" w:fill="FFFFFF"/>
        </w:rPr>
        <w:t xml:space="preserve">    -&gt; either FIN or the next D PRE</w:t>
      </w:r>
    </w:p>
    <w:p w14:paraId="2EA4B1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Move a request to its next state only when the corresponding event appears in a frame. Mark a computer busy when you assign it and free only when its </w:t>
      </w:r>
      <w:r>
        <w:rPr>
          <w:rFonts w:hint="default" w:ascii="Helvetica" w:hAnsi="Helvetica" w:eastAsia="Helvetica" w:cs="Helvetica"/>
          <w:b/>
          <w:bCs/>
          <w:i w:val="0"/>
          <w:iCs w:val="0"/>
          <w:caps w:val="0"/>
          <w:color w:val="222222"/>
          <w:spacing w:val="0"/>
          <w:sz w:val="21"/>
          <w:szCs w:val="21"/>
          <w:shd w:val="clear" w:fill="FFFFFF"/>
        </w:rPr>
        <w:t>TDN</w:t>
      </w:r>
      <w:r>
        <w:rPr>
          <w:rFonts w:hint="default" w:ascii="Helvetica" w:hAnsi="Helvetica" w:eastAsia="Helvetica" w:cs="Helvetica"/>
          <w:i w:val="0"/>
          <w:iCs w:val="0"/>
          <w:caps w:val="0"/>
          <w:color w:val="222222"/>
          <w:spacing w:val="0"/>
          <w:sz w:val="21"/>
          <w:szCs w:val="21"/>
          <w:shd w:val="clear" w:fill="FFFFFF"/>
        </w:rPr>
        <w:t> appears. Tracking these states is enough for a correct solution. You do not need to predict when tasks will finish.</w:t>
      </w:r>
    </w:p>
    <w:p w14:paraId="455DBC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You act only when a frame arrives.</w:t>
      </w:r>
      <w:r>
        <w:rPr>
          <w:rFonts w:hint="default" w:ascii="Helvetica" w:hAnsi="Helvetica" w:eastAsia="Helvetica" w:cs="Helvetica"/>
          <w:i w:val="0"/>
          <w:iCs w:val="0"/>
          <w:caps w:val="0"/>
          <w:color w:val="222222"/>
          <w:spacing w:val="0"/>
          <w:sz w:val="21"/>
          <w:szCs w:val="21"/>
          <w:shd w:val="clear" w:fill="FFFFFF"/>
        </w:rPr>
        <w:t> There is no timer or self-wake mechanism: you cannot ask to be woken at a chosen future time, and you cannot deliberately idle a computer until an arbitrary moment. A task can only be assigned in response to a frame, at that frame's timestamp. If you delay an action, you must wait for a future event frame.</w:t>
      </w:r>
    </w:p>
    <w:p w14:paraId="3C5D23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Mistakes That Give Zero Points on a Test</w:t>
      </w:r>
    </w:p>
    <w:p w14:paraId="58E6911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following errors score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on the test. A legal but slow choice is still valid; it only lowers your score.</w:t>
      </w:r>
    </w:p>
    <w:p w14:paraId="4BB2AA3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Assigning a task to a busy computer, or two tasks to one resource in a single response.</w:t>
      </w:r>
    </w:p>
    <w:p w14:paraId="67C807B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Assigning a task before all of its required earlier events have been delivered. This includes referencing a rid that has not arrived and re-issuing a completed step.</w:t>
      </w:r>
    </w:p>
    <w:p w14:paraId="72CD014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Including a request that is already part of an in-flight task, or that has already finished (</w:t>
      </w:r>
      <w:r>
        <w:rPr>
          <w:rFonts w:hint="default" w:ascii="Helvetica" w:hAnsi="Helvetica" w:eastAsia="Helvetica" w:cs="Helvetica"/>
          <w:b/>
          <w:bCs/>
          <w:i w:val="0"/>
          <w:iCs w:val="0"/>
          <w:caps w:val="0"/>
          <w:color w:val="222222"/>
          <w:spacing w:val="0"/>
          <w:sz w:val="21"/>
          <w:szCs w:val="21"/>
          <w:shd w:val="clear" w:fill="FFFFFF"/>
        </w:rPr>
        <w:t>FIN</w:t>
      </w:r>
      <w:r>
        <w:rPr>
          <w:rFonts w:hint="default" w:ascii="Helvetica" w:hAnsi="Helvetica" w:eastAsia="Helvetica" w:cs="Helvetica"/>
          <w:i w:val="0"/>
          <w:iCs w:val="0"/>
          <w:caps w:val="0"/>
          <w:color w:val="222222"/>
          <w:spacing w:val="0"/>
          <w:sz w:val="21"/>
          <w:szCs w:val="21"/>
          <w:shd w:val="clear" w:fill="FFFFFF"/>
        </w:rPr>
        <w:t>).</w:t>
      </w:r>
    </w:p>
    <w:p w14:paraId="28AF26C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Wrong remote computer: </w:t>
      </w:r>
      <w:r>
        <w:rPr>
          <w:rFonts w:hint="default" w:ascii="Helvetica" w:hAnsi="Helvetica" w:eastAsia="Helvetica" w:cs="Helvetica"/>
          <w:b/>
          <w:bCs/>
          <w:i w:val="0"/>
          <w:iCs w:val="0"/>
          <w:caps w:val="0"/>
          <w:color w:val="222222"/>
          <w:spacing w:val="0"/>
          <w:sz w:val="21"/>
          <w:szCs w:val="21"/>
          <w:shd w:val="clear" w:fill="FFFFFF"/>
        </w:rPr>
        <w:t>P PROC</w:t>
      </w:r>
      <w:r>
        <w:rPr>
          <w:rFonts w:hint="default" w:ascii="Helvetica" w:hAnsi="Helvetica" w:eastAsia="Helvetica" w:cs="Helvetica"/>
          <w:i w:val="0"/>
          <w:iCs w:val="0"/>
          <w:caps w:val="0"/>
          <w:color w:val="222222"/>
          <w:spacing w:val="0"/>
          <w:sz w:val="21"/>
          <w:szCs w:val="21"/>
          <w:shd w:val="clear" w:fill="FFFFFF"/>
        </w:rPr>
        <w:t>/</w:t>
      </w:r>
      <w:r>
        <w:rPr>
          <w:rFonts w:hint="default" w:ascii="Helvetica" w:hAnsi="Helvetica" w:eastAsia="Helvetica" w:cs="Helvetica"/>
          <w:b/>
          <w:bCs/>
          <w:i w:val="0"/>
          <w:iCs w:val="0"/>
          <w:caps w:val="0"/>
          <w:color w:val="222222"/>
          <w:spacing w:val="0"/>
          <w:sz w:val="21"/>
          <w:szCs w:val="21"/>
          <w:shd w:val="clear" w:fill="FFFFFF"/>
        </w:rPr>
        <w:t>P POST</w:t>
      </w:r>
      <w:r>
        <w:rPr>
          <w:rFonts w:hint="default" w:ascii="Helvetica" w:hAnsi="Helvetica" w:eastAsia="Helvetica" w:cs="Helvetica"/>
          <w:i w:val="0"/>
          <w:iCs w:val="0"/>
          <w:caps w:val="0"/>
          <w:color w:val="222222"/>
          <w:spacing w:val="0"/>
          <w:sz w:val="21"/>
          <w:szCs w:val="21"/>
          <w:shd w:val="clear" w:fill="FFFFFF"/>
        </w:rPr>
        <w:t> with a remote computer other than the request's assigned remote computer; </w:t>
      </w:r>
      <w:r>
        <w:rPr>
          <w:rFonts w:hint="default" w:ascii="Helvetica" w:hAnsi="Helvetica" w:eastAsia="Helvetica" w:cs="Helvetica"/>
          <w:b/>
          <w:bCs/>
          <w:i w:val="0"/>
          <w:iCs w:val="0"/>
          <w:caps w:val="0"/>
          <w:color w:val="222222"/>
          <w:spacing w:val="0"/>
          <w:sz w:val="21"/>
          <w:szCs w:val="21"/>
          <w:shd w:val="clear" w:fill="FFFFFF"/>
        </w:rPr>
        <w:t>P PRE</w:t>
      </w:r>
      <w:r>
        <w:rPr>
          <w:rFonts w:hint="default" w:ascii="Helvetica" w:hAnsi="Helvetica" w:eastAsia="Helvetica" w:cs="Helvetica"/>
          <w:i w:val="0"/>
          <w:iCs w:val="0"/>
          <w:caps w:val="0"/>
          <w:color w:val="222222"/>
          <w:spacing w:val="0"/>
          <w:sz w:val="21"/>
          <w:szCs w:val="21"/>
          <w:shd w:val="clear" w:fill="FFFFFF"/>
        </w:rPr>
        <w:t> with a remote computer outside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a </w:t>
      </w:r>
      <w:r>
        <w:rPr>
          <w:rFonts w:hint="default" w:ascii="Helvetica" w:hAnsi="Helvetica" w:eastAsia="Helvetica" w:cs="Helvetica"/>
          <w:b/>
          <w:bCs/>
          <w:i w:val="0"/>
          <w:iCs w:val="0"/>
          <w:caps w:val="0"/>
          <w:color w:val="222222"/>
          <w:spacing w:val="0"/>
          <w:sz w:val="21"/>
          <w:szCs w:val="21"/>
          <w:shd w:val="clear" w:fill="FFFFFF"/>
        </w:rPr>
        <w:t>D PROC</w:t>
      </w:r>
      <w:r>
        <w:rPr>
          <w:rFonts w:hint="default" w:ascii="Helvetica" w:hAnsi="Helvetica" w:eastAsia="Helvetica" w:cs="Helvetica"/>
          <w:i w:val="0"/>
          <w:iCs w:val="0"/>
          <w:caps w:val="0"/>
          <w:color w:val="222222"/>
          <w:spacing w:val="0"/>
          <w:sz w:val="21"/>
          <w:szCs w:val="21"/>
          <w:shd w:val="clear" w:fill="FFFFFF"/>
        </w:rPr>
        <w:t> member assigned to a different remote computer.</w:t>
      </w:r>
    </w:p>
    <w:p w14:paraId="5B6FE46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Illegal piece: empty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ls</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le</w:t>
      </w:r>
      <w:r>
        <w:rPr>
          <w:rFonts w:hint="default" w:ascii="Helvetica" w:hAnsi="Helvetica" w:eastAsia="Helvetica" w:cs="Helvetica"/>
          <w:i w:val="0"/>
          <w:iCs w:val="0"/>
          <w:caps w:val="0"/>
          <w:color w:val="222222"/>
          <w:spacing w:val="0"/>
          <w:sz w:val="21"/>
          <w:szCs w:val="21"/>
          <w:shd w:val="clear" w:fill="FFFFFF"/>
        </w:rPr>
        <w:t>), outside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or not ascending and gap-free.</w:t>
      </w:r>
    </w:p>
    <w:p w14:paraId="67C67EC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Malformed group: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m</w:t>
      </w:r>
      <w:r>
        <w:rPr>
          <w:rFonts w:hint="default" w:ascii="MathJax_Main" w:hAnsi="MathJax_Main" w:eastAsia="MathJax_Main" w:cs="MathJax_Main"/>
          <w:b w:val="0"/>
          <w:bCs w:val="0"/>
          <w:i w:val="0"/>
          <w:iCs w:val="0"/>
          <w:caps w:val="0"/>
          <w:color w:val="000000"/>
          <w:spacing w:val="0"/>
          <w:sz w:val="25"/>
          <w:szCs w:val="25"/>
          <w:u w:val="none"/>
          <w:shd w:val="clear" w:fill="FFFFFF"/>
        </w:rPr>
        <w:t>&lt;1</w:t>
      </w:r>
      <w:r>
        <w:rPr>
          <w:rFonts w:hint="default" w:ascii="Helvetica" w:hAnsi="Helvetica" w:eastAsia="Helvetica" w:cs="Helvetica"/>
          <w:i w:val="0"/>
          <w:iCs w:val="0"/>
          <w:caps w:val="0"/>
          <w:color w:val="222222"/>
          <w:spacing w:val="0"/>
          <w:sz w:val="21"/>
          <w:szCs w:val="21"/>
          <w:shd w:val="clear" w:fill="FFFFFF"/>
        </w:rPr>
        <w:t> or duplicate request ids.</w:t>
      </w:r>
    </w:p>
    <w:p w14:paraId="32F1C43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Malformed or unparsable output.</w:t>
      </w:r>
    </w:p>
    <w:p w14:paraId="402266E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Reaching a stuck state with unfinished requests and no possible future event (see below).</w:t>
      </w:r>
    </w:p>
    <w:p w14:paraId="0973C00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i w:val="0"/>
          <w:iCs w:val="0"/>
          <w:caps w:val="0"/>
          <w:color w:val="222222"/>
          <w:spacing w:val="0"/>
          <w:sz w:val="21"/>
          <w:szCs w:val="21"/>
          <w:shd w:val="clear" w:fill="FFFFFF"/>
        </w:rPr>
        <w:t>Exceeding the time or memory limit.</w:t>
      </w:r>
    </w:p>
    <w:p w14:paraId="7881CB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Errors and stream closure</w:t>
      </w:r>
    </w:p>
    <w:p w14:paraId="5FF7DC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interactor never produces </w:t>
      </w:r>
      <w:r>
        <w:rPr>
          <w:rFonts w:hint="default" w:ascii="Helvetica" w:hAnsi="Helvetica" w:eastAsia="Helvetica" w:cs="Helvetica"/>
          <w:b/>
          <w:bCs/>
          <w:i w:val="0"/>
          <w:iCs w:val="0"/>
          <w:caps w:val="0"/>
          <w:color w:val="222222"/>
          <w:spacing w:val="0"/>
          <w:sz w:val="21"/>
          <w:szCs w:val="21"/>
          <w:shd w:val="clear" w:fill="FFFFFF"/>
        </w:rPr>
        <w:t>-1</w:t>
      </w:r>
      <w:r>
        <w:rPr>
          <w:rFonts w:hint="default" w:ascii="Helvetica" w:hAnsi="Helvetica" w:eastAsia="Helvetica" w:cs="Helvetica"/>
          <w:i w:val="0"/>
          <w:iCs w:val="0"/>
          <w:caps w:val="0"/>
          <w:color w:val="222222"/>
          <w:spacing w:val="0"/>
          <w:sz w:val="21"/>
          <w:szCs w:val="21"/>
          <w:shd w:val="clear" w:fill="FFFFFF"/>
        </w:rPr>
        <w:t> as a failure response. This is unrelated to the mandatory </w:t>
      </w:r>
      <w:r>
        <w:rPr>
          <w:rFonts w:hint="default" w:ascii="Helvetica" w:hAnsi="Helvetica" w:eastAsia="Helvetica" w:cs="Helvetica"/>
          <w:b/>
          <w:bCs/>
          <w:i w:val="0"/>
          <w:iCs w:val="0"/>
          <w:caps w:val="0"/>
          <w:color w:val="222222"/>
          <w:spacing w:val="0"/>
          <w:sz w:val="21"/>
          <w:szCs w:val="21"/>
          <w:shd w:val="clear" w:fill="FFFFFF"/>
        </w:rPr>
        <w:t>-1</w:t>
      </w:r>
      <w:r>
        <w:rPr>
          <w:rFonts w:hint="default" w:ascii="Helvetica" w:hAnsi="Helvetica" w:eastAsia="Helvetica" w:cs="Helvetica"/>
          <w:i w:val="0"/>
          <w:iCs w:val="0"/>
          <w:caps w:val="0"/>
          <w:color w:val="222222"/>
          <w:spacing w:val="0"/>
          <w:sz w:val="21"/>
          <w:szCs w:val="21"/>
          <w:shd w:val="clear" w:fill="FFFFFF"/>
        </w:rPr>
        <w:t> marker in participant commands </w:t>
      </w:r>
      <w:r>
        <w:rPr>
          <w:rFonts w:hint="default" w:ascii="Helvetica" w:hAnsi="Helvetica" w:eastAsia="Helvetica" w:cs="Helvetica"/>
          <w:b/>
          <w:bCs/>
          <w:i w:val="0"/>
          <w:iCs w:val="0"/>
          <w:caps w:val="0"/>
          <w:color w:val="222222"/>
          <w:spacing w:val="0"/>
          <w:sz w:val="21"/>
          <w:szCs w:val="21"/>
          <w:shd w:val="clear" w:fill="FFFFFF"/>
        </w:rPr>
        <w:t>D PRE</w:t>
      </w:r>
      <w:r>
        <w:rPr>
          <w:rFonts w:hint="default" w:ascii="Helvetica" w:hAnsi="Helvetica" w:eastAsia="Helvetica" w:cs="Helvetica"/>
          <w:i w:val="0"/>
          <w:iCs w:val="0"/>
          <w:caps w:val="0"/>
          <w:color w:val="222222"/>
          <w:spacing w:val="0"/>
          <w:sz w:val="21"/>
          <w:szCs w:val="21"/>
          <w:shd w:val="clear" w:fill="FFFFFF"/>
        </w:rPr>
        <w:t> and </w:t>
      </w: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On a protocol violation or malformed response it simply stops: the test scores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and no further frames are sent. If reading input ever fails or reaches end-of-file, exit immediately with exit code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 do not block waiting for more input and do not crash; the verdict is determined by the interactor, not by your exit path.</w:t>
      </w:r>
    </w:p>
    <w:p w14:paraId="67303F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Getting Stuck</w:t>
      </w:r>
    </w:p>
    <w:p w14:paraId="1D929B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If unfinished requests remain but no task, transfer, or future arrival can create another event, the run is stuck. The interactor detects this stuck state, terminates, and assigns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to the test. While future arrivals remain, responding with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assignments is safe because time advances to the next arrival. Delaying a request hurts the score; permanently abandoning it can cause this stuck state.</w:t>
      </w:r>
    </w:p>
    <w:p w14:paraId="4FC000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Termination</w:t>
      </w:r>
    </w:p>
    <w:p w14:paraId="5047F1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When all requests have finished, the interactor sends </w:t>
      </w:r>
      <w:r>
        <w:rPr>
          <w:rFonts w:hint="default" w:ascii="Helvetica" w:hAnsi="Helvetica" w:eastAsia="Helvetica" w:cs="Helvetica"/>
          <w:b/>
          <w:bCs/>
          <w:i w:val="0"/>
          <w:iCs w:val="0"/>
          <w:caps w:val="0"/>
          <w:color w:val="222222"/>
          <w:spacing w:val="0"/>
          <w:sz w:val="21"/>
          <w:szCs w:val="21"/>
          <w:shd w:val="clear" w:fill="FFFFFF"/>
        </w:rPr>
        <w:t>END</w:t>
      </w:r>
      <w:r>
        <w:rPr>
          <w:rFonts w:hint="default" w:ascii="Helvetica" w:hAnsi="Helvetica" w:eastAsia="Helvetica" w:cs="Helvetica"/>
          <w:i w:val="0"/>
          <w:iCs w:val="0"/>
          <w:caps w:val="0"/>
          <w:color w:val="222222"/>
          <w:spacing w:val="0"/>
          <w:sz w:val="21"/>
          <w:szCs w:val="21"/>
          <w:shd w:val="clear" w:fill="FFFFFF"/>
        </w:rPr>
        <w:t> (a single line, in place of the next frame's header) after reading your response to the final frame. Read it and exit.</w:t>
      </w:r>
    </w:p>
    <w:p w14:paraId="5C0534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total number of requests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R</w:t>
      </w:r>
      <w:r>
        <w:rPr>
          <w:rFonts w:hint="default" w:ascii="Helvetica" w:hAnsi="Helvetica" w:eastAsia="Helvetica" w:cs="Helvetica"/>
          <w:i w:val="0"/>
          <w:iCs w:val="0"/>
          <w:caps w:val="0"/>
          <w:color w:val="222222"/>
          <w:spacing w:val="0"/>
          <w:sz w:val="21"/>
          <w:szCs w:val="21"/>
          <w:shd w:val="clear" w:fill="FFFFFF"/>
        </w:rPr>
        <w:t> is not announced in advance and there is no "no more arrivals" signal — you cannot distinguish a lull from the end of the stream. This is intentional; plan your grouping accordingly.</w:t>
      </w:r>
    </w:p>
    <w:p w14:paraId="1C7F7E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222222"/>
          <w:spacing w:val="0"/>
          <w:sz w:val="24"/>
          <w:szCs w:val="24"/>
        </w:rPr>
      </w:pPr>
      <w:r>
        <w:rPr>
          <w:rFonts w:hint="default" w:ascii="Helvetica" w:hAnsi="Helvetica" w:eastAsia="Helvetica" w:cs="Helvetica"/>
          <w:b/>
          <w:bCs/>
          <w:i w:val="0"/>
          <w:iCs w:val="0"/>
          <w:caps w:val="0"/>
          <w:color w:val="222222"/>
          <w:spacing w:val="0"/>
          <w:kern w:val="0"/>
          <w:sz w:val="24"/>
          <w:szCs w:val="24"/>
          <w:shd w:val="clear" w:fill="FFFFFF"/>
          <w:lang w:val="en-US" w:eastAsia="zh-CN" w:bidi="ar"/>
        </w:rPr>
        <w:t>Scoring</w:t>
      </w:r>
    </w:p>
    <w:p w14:paraId="229A24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You do not need to calculate the score to write a valid scheduler. First make a scheduler that finishes every request legally. Read the formula only when you are ready to improve its score. It balances two intuitive goals:</w:t>
      </w:r>
    </w:p>
    <w:p w14:paraId="1053C1C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Output rate</w:t>
      </w:r>
      <w:r>
        <w:rPr>
          <w:rFonts w:hint="default" w:ascii="Helvetica" w:hAnsi="Helvetica" w:eastAsia="Helvetica" w:cs="Helvetica"/>
          <w:i w:val="0"/>
          <w:iCs w:val="0"/>
          <w:caps w:val="0"/>
          <w:color w:val="222222"/>
          <w:spacing w:val="0"/>
          <w:sz w:val="21"/>
          <w:szCs w:val="21"/>
          <w:shd w:val="clear" w:fill="FFFFFF"/>
        </w:rPr>
        <w:t>: finish more output tokens per millisecond of simulated time.</w:t>
      </w:r>
    </w:p>
    <w:p w14:paraId="1AA9F53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Helvetica" w:hAnsi="Helvetica" w:eastAsia="Helvetica" w:cs="Helvetica"/>
          <w:b/>
          <w:bCs/>
          <w:i w:val="0"/>
          <w:iCs w:val="0"/>
          <w:caps w:val="0"/>
          <w:color w:val="222222"/>
          <w:spacing w:val="0"/>
          <w:sz w:val="21"/>
          <w:szCs w:val="21"/>
          <w:shd w:val="clear" w:fill="FFFFFF"/>
        </w:rPr>
        <w:t>waiting time</w:t>
      </w:r>
      <w:r>
        <w:rPr>
          <w:rFonts w:hint="default" w:ascii="Helvetica" w:hAnsi="Helvetica" w:eastAsia="Helvetica" w:cs="Helvetica"/>
          <w:i w:val="0"/>
          <w:iCs w:val="0"/>
          <w:caps w:val="0"/>
          <w:color w:val="222222"/>
          <w:spacing w:val="0"/>
          <w:sz w:val="21"/>
          <w:szCs w:val="21"/>
          <w:shd w:val="clear" w:fill="FFFFFF"/>
        </w:rPr>
        <w:t>: make requests ready for output promptly and avoid long gaps between produced tokens.</w:t>
      </w:r>
    </w:p>
    <w:p w14:paraId="12ABA4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Each goal becomes a component in </w:t>
      </w:r>
      <w:r>
        <w:rPr>
          <w:rFonts w:hint="default" w:ascii="MathJax_Main" w:hAnsi="MathJax_Main" w:eastAsia="MathJax_Main" w:cs="MathJax_Main"/>
          <w:b w:val="0"/>
          <w:bCs w:val="0"/>
          <w:i w:val="0"/>
          <w:iCs w:val="0"/>
          <w:caps w:val="0"/>
          <w:color w:val="000000"/>
          <w:spacing w:val="0"/>
          <w:sz w:val="25"/>
          <w:szCs w:val="25"/>
          <w:u w:val="none"/>
          <w:shd w:val="clear" w:fill="FFFFFF"/>
        </w:rPr>
        <w:t>[0,1]</w:t>
      </w:r>
      <w:r>
        <w:rPr>
          <w:rFonts w:hint="default" w:ascii="Helvetica" w:hAnsi="Helvetica" w:eastAsia="Helvetica" w:cs="Helvetica"/>
          <w:i w:val="0"/>
          <w:iCs w:val="0"/>
          <w:caps w:val="0"/>
          <w:color w:val="222222"/>
          <w:spacing w:val="0"/>
          <w:sz w:val="21"/>
          <w:szCs w:val="21"/>
          <w:shd w:val="clear" w:fill="FFFFFF"/>
        </w:rPr>
        <w:t>. The weights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in" w:hAnsi="MathJax_Main" w:eastAsia="MathJax_Main" w:cs="MathJax_Main"/>
          <w:b w:val="0"/>
          <w:bCs w:val="0"/>
          <w:i w:val="0"/>
          <w:iCs w:val="0"/>
          <w:caps w:val="0"/>
          <w:color w:val="000000"/>
          <w:spacing w:val="0"/>
          <w:sz w:val="17"/>
          <w:szCs w:val="17"/>
          <w:u w:val="none"/>
          <w:shd w:val="clear" w:fill="FFFFFF"/>
        </w:rPr>
        <w:t>tp</w:t>
      </w:r>
      <w:r>
        <w:rPr>
          <w:rFonts w:hint="default" w:ascii="Helvetica" w:hAnsi="Helvetica" w:eastAsia="Helvetica" w:cs="Helvetica"/>
          <w:i w:val="0"/>
          <w:iCs w:val="0"/>
          <w:caps w:val="0"/>
          <w:color w:val="222222"/>
          <w:spacing w:val="0"/>
          <w:sz w:val="21"/>
          <w:szCs w:val="21"/>
          <w:shd w:val="clear" w:fill="FFFFFF"/>
        </w:rPr>
        <w:t> and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c</w:t>
      </w:r>
      <w:r>
        <w:rPr>
          <w:rFonts w:hint="default" w:ascii="Helvetica" w:hAnsi="Helvetica" w:eastAsia="Helvetica" w:cs="Helvetica"/>
          <w:i w:val="0"/>
          <w:iCs w:val="0"/>
          <w:caps w:val="0"/>
          <w:color w:val="222222"/>
          <w:spacing w:val="0"/>
          <w:sz w:val="21"/>
          <w:szCs w:val="21"/>
          <w:shd w:val="clear" w:fill="FFFFFF"/>
        </w:rPr>
        <w:t> say how much that test values each goal, and the final score is their weighted sum times </w:t>
      </w:r>
      <w:r>
        <w:rPr>
          <w:rFonts w:hint="default" w:ascii="MathJax_Main" w:hAnsi="MathJax_Main" w:eastAsia="MathJax_Main" w:cs="MathJax_Main"/>
          <w:b w:val="0"/>
          <w:bCs w:val="0"/>
          <w:i w:val="0"/>
          <w:iCs w:val="0"/>
          <w:caps w:val="0"/>
          <w:color w:val="000000"/>
          <w:spacing w:val="0"/>
          <w:sz w:val="25"/>
          <w:szCs w:val="25"/>
          <w:u w:val="none"/>
          <w:shd w:val="clear" w:fill="FFFFFF"/>
        </w:rPr>
        <w:t>1000</w:t>
      </w:r>
      <w:r>
        <w:rPr>
          <w:rFonts w:hint="default" w:ascii="Helvetica" w:hAnsi="Helvetica" w:eastAsia="Helvetica" w:cs="Helvetica"/>
          <w:i w:val="0"/>
          <w:iCs w:val="0"/>
          <w:caps w:val="0"/>
          <w:color w:val="222222"/>
          <w:spacing w:val="0"/>
          <w:sz w:val="21"/>
          <w:szCs w:val="21"/>
          <w:shd w:val="clear" w:fill="FFFFFF"/>
        </w:rPr>
        <w:t>.</w:t>
      </w:r>
    </w:p>
    <w:p w14:paraId="4EB28F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exact guarantees are: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in" w:hAnsi="MathJax_Main" w:eastAsia="MathJax_Main" w:cs="MathJax_Main"/>
          <w:b w:val="0"/>
          <w:bCs w:val="0"/>
          <w:i w:val="0"/>
          <w:iCs w:val="0"/>
          <w:caps w:val="0"/>
          <w:color w:val="000000"/>
          <w:spacing w:val="0"/>
          <w:sz w:val="17"/>
          <w:szCs w:val="17"/>
          <w:u w:val="none"/>
          <w:shd w:val="clear" w:fill="FFFFFF"/>
        </w:rPr>
        <w:t>tp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c</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in" w:hAnsi="MathJax_Main" w:eastAsia="MathJax_Main" w:cs="MathJax_Main"/>
          <w:b w:val="0"/>
          <w:bCs w:val="0"/>
          <w:i w:val="0"/>
          <w:iCs w:val="0"/>
          <w:caps w:val="0"/>
          <w:color w:val="000000"/>
          <w:spacing w:val="0"/>
          <w:sz w:val="17"/>
          <w:szCs w:val="17"/>
          <w:u w:val="none"/>
          <w:shd w:val="clear" w:fill="FFFFFF"/>
        </w:rPr>
        <w:t>tp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c</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SLO1&gt;0</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SLO2&gt;0</w:t>
      </w:r>
      <w:r>
        <w:rPr>
          <w:rFonts w:hint="default" w:ascii="Helvetica" w:hAnsi="Helvetica" w:eastAsia="Helvetica" w:cs="Helvetica"/>
          <w:i w:val="0"/>
          <w:iCs w:val="0"/>
          <w:caps w:val="0"/>
          <w:color w:val="222222"/>
          <w:spacing w:val="0"/>
          <w:sz w:val="21"/>
          <w:szCs w:val="21"/>
          <w:shd w:val="clear" w:fill="FFFFFF"/>
        </w:rPr>
        <w: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UB</w:t>
      </w:r>
      <w:r>
        <w:rPr>
          <w:rFonts w:hint="default" w:ascii="MathJax_Main" w:hAnsi="MathJax_Main" w:eastAsia="MathJax_Main" w:cs="MathJax_Main"/>
          <w:b w:val="0"/>
          <w:bCs w:val="0"/>
          <w:i w:val="0"/>
          <w:iCs w:val="0"/>
          <w:caps w:val="0"/>
          <w:color w:val="000000"/>
          <w:spacing w:val="0"/>
          <w:sz w:val="25"/>
          <w:szCs w:val="25"/>
          <w:u w:val="none"/>
          <w:shd w:val="clear" w:fill="FFFFFF"/>
        </w:rPr>
        <w:t>&gt;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Helvetica" w:hAnsi="Helvetica" w:eastAsia="Helvetica" w:cs="Helvetica"/>
          <w:i w:val="0"/>
          <w:iCs w:val="0"/>
          <w:caps w:val="0"/>
          <w:color w:val="222222"/>
          <w:spacing w:val="0"/>
          <w:sz w:val="21"/>
          <w:szCs w:val="21"/>
          <w:shd w:val="clear" w:fill="FFFFFF"/>
        </w:rPr>
        <w: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Either weight may be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but every request must still be completed and every input/output rule obeyed. The following formula turns a value into a number from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to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w:t>
      </w:r>
    </w:p>
    <w:p w14:paraId="261506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center"/>
        <w:rPr>
          <w:rFonts w:hint="default" w:ascii="Helvetica" w:hAnsi="Helvetica" w:eastAsia="Helvetica" w:cs="Helvetica"/>
          <w:i w:val="0"/>
          <w:iCs w:val="0"/>
          <w:caps w:val="0"/>
          <w:color w:val="222222"/>
          <w:spacing w:val="0"/>
          <w:sz w:val="21"/>
          <w:szCs w:val="21"/>
        </w:rPr>
      </w:pPr>
      <w:r>
        <w:rPr>
          <w:rFonts w:ascii="MathJax_SansSerif" w:hAnsi="MathJax_SansSerif" w:eastAsia="MathJax_SansSerif" w:cs="MathJax_SansSerif"/>
          <w:b w:val="0"/>
          <w:bCs w:val="0"/>
          <w:i w:val="0"/>
          <w:iCs w:val="0"/>
          <w:caps w:val="0"/>
          <w:color w:val="000000"/>
          <w:spacing w:val="0"/>
          <w:kern w:val="0"/>
          <w:sz w:val="25"/>
          <w:szCs w:val="25"/>
          <w:u w:val="none"/>
          <w:shd w:val="clear" w:fill="FFFFFF"/>
          <w:lang w:val="en-US" w:eastAsia="zh-CN" w:bidi="ar"/>
        </w:rPr>
        <w:t>c</w:t>
      </w:r>
      <w:r>
        <w:rPr>
          <w:rFonts w:hint="default" w:ascii="MathJax_SansSerif" w:hAnsi="MathJax_SansSerif" w:eastAsia="MathJax_SansSerif" w:cs="MathJax_SansSerif"/>
          <w:b w:val="0"/>
          <w:bCs w:val="0"/>
          <w:i w:val="0"/>
          <w:iCs w:val="0"/>
          <w:caps w:val="0"/>
          <w:color w:val="000000"/>
          <w:spacing w:val="0"/>
          <w:kern w:val="0"/>
          <w:sz w:val="25"/>
          <w:szCs w:val="25"/>
          <w:u w:val="none"/>
          <w:shd w:val="clear" w:fill="FFFFFF"/>
          <w:lang w:val="en-US" w:eastAsia="zh-CN" w:bidi="ar"/>
        </w:rPr>
        <w:t>lamp</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x</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base</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target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)=max</w:t>
      </w:r>
      <w:r>
        <w:rPr>
          <w:rFonts w:hint="default" w:ascii="MathJax_Size1" w:hAnsi="MathJax_Size1" w:eastAsia="MathJax_Size1" w:cs="MathJax_Size1"/>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0,min</w:t>
      </w:r>
      <w:r>
        <w:rPr>
          <w:rFonts w:hint="default" w:ascii="MathJax_Size1" w:hAnsi="MathJax_Size1" w:eastAsia="MathJax_Size1" w:cs="MathJax_Size1"/>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1,(</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x</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base</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target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base</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Size1" w:hAnsi="MathJax_Size1" w:eastAsia="MathJax_Size1" w:cs="MathJax_Size1"/>
          <w:b w:val="0"/>
          <w:bCs w:val="0"/>
          <w:i w:val="0"/>
          <w:iCs w:val="0"/>
          <w:caps w:val="0"/>
          <w:color w:val="000000"/>
          <w:spacing w:val="0"/>
          <w:kern w:val="0"/>
          <w:sz w:val="25"/>
          <w:szCs w:val="25"/>
          <w:u w:val="none"/>
          <w:shd w:val="clear" w:fill="FFFFFF"/>
          <w:lang w:val="en-US" w:eastAsia="zh-CN" w:bidi="ar"/>
        </w:rPr>
        <w:t>))</w:t>
      </w:r>
    </w:p>
    <w:p w14:paraId="76196D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at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base</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at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target</w:t>
      </w:r>
      <w:r>
        <w:rPr>
          <w:rFonts w:hint="default" w:ascii="Helvetica" w:hAnsi="Helvetica" w:eastAsia="Helvetica" w:cs="Helvetica"/>
          <w:i w:val="0"/>
          <w:iCs w:val="0"/>
          <w:caps w:val="0"/>
          <w:color w:val="222222"/>
          <w:spacing w:val="0"/>
          <w:sz w:val="21"/>
          <w:szCs w:val="21"/>
          <w:shd w:val="clear" w:fill="FFFFFF"/>
        </w:rPr>
        <w:t>, clamped outside).</w:t>
      </w:r>
    </w:p>
    <w:p w14:paraId="3F6053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Output-Rate Component.</w:t>
      </w:r>
      <w:r>
        <w:rPr>
          <w:rFonts w:hint="default" w:ascii="Helvetica" w:hAnsi="Helvetica" w:eastAsia="Helvetica" w:cs="Helvetica"/>
          <w:i w:val="0"/>
          <w:iCs w:val="0"/>
          <w:caps w:val="0"/>
          <w:color w:val="222222"/>
          <w:spacing w:val="0"/>
          <w:sz w:val="21"/>
          <w:szCs w:val="21"/>
          <w:shd w:val="clear" w:fill="FFFFFF"/>
        </w:rPr>
        <w: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Size1" w:hAnsi="MathJax_Size1" w:eastAsia="MathJax_Size1" w:cs="MathJax_Size1"/>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i</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]/total elapsed time</w:t>
      </w:r>
      <w:r>
        <w:rPr>
          <w:rFonts w:hint="default" w:ascii="Helvetica" w:hAnsi="Helvetica" w:eastAsia="Helvetica" w:cs="Helvetica"/>
          <w:i w:val="0"/>
          <w:iCs w:val="0"/>
          <w:caps w:val="0"/>
          <w:color w:val="222222"/>
          <w:spacing w:val="0"/>
          <w:sz w:val="21"/>
          <w:szCs w:val="21"/>
          <w:shd w:val="clear" w:fill="FFFFFF"/>
        </w:rPr>
        <w:t> tokens/ms, where total elapsed time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(the latest final-token production time over all requests)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(the earliest request arrival time), in ms. Output rate component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SansSerif" w:hAnsi="MathJax_SansSerif" w:eastAsia="MathJax_SansSerif" w:cs="MathJax_SansSerif"/>
          <w:b w:val="0"/>
          <w:bCs w:val="0"/>
          <w:i w:val="0"/>
          <w:iCs w:val="0"/>
          <w:caps w:val="0"/>
          <w:color w:val="000000"/>
          <w:spacing w:val="0"/>
          <w:sz w:val="25"/>
          <w:szCs w:val="25"/>
          <w:u w:val="none"/>
          <w:shd w:val="clear" w:fill="FFFFFF"/>
        </w:rPr>
        <w:t>clamp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UB</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The value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Helvetica" w:hAnsi="Helvetica" w:eastAsia="Helvetica" w:cs="Helvetica"/>
          <w:i w:val="0"/>
          <w:iCs w:val="0"/>
          <w:caps w:val="0"/>
          <w:color w:val="222222"/>
          <w:spacing w:val="0"/>
          <w:sz w:val="21"/>
          <w:szCs w:val="21"/>
          <w:shd w:val="clear" w:fill="FFFFFF"/>
        </w:rPr>
        <w:t> comes from a fixed one-request-at-a-time reference schedule;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UB</w:t>
      </w:r>
      <w:r>
        <w:rPr>
          <w:rFonts w:hint="default" w:ascii="Helvetica" w:hAnsi="Helvetica" w:eastAsia="Helvetica" w:cs="Helvetica"/>
          <w:i w:val="0"/>
          <w:iCs w:val="0"/>
          <w:caps w:val="0"/>
          <w:color w:val="222222"/>
          <w:spacing w:val="0"/>
          <w:sz w:val="21"/>
          <w:szCs w:val="21"/>
          <w:shd w:val="clear" w:fill="FFFFFF"/>
        </w:rPr>
        <w:t> is an estimated high rate. At or below the baseline the component is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at or above the upper bound it is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between them it grows linearly. These values set scoring and are not promises about any solution in the testing kit.</w:t>
      </w:r>
    </w:p>
    <w:p w14:paraId="6489B6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Waiting-Time Component.</w:t>
      </w:r>
      <w:r>
        <w:rPr>
          <w:rFonts w:hint="default" w:ascii="Helvetica" w:hAnsi="Helvetica" w:eastAsia="Helvetica" w:cs="Helvetica"/>
          <w:i w:val="0"/>
          <w:iCs w:val="0"/>
          <w:caps w:val="0"/>
          <w:color w:val="222222"/>
          <w:spacing w:val="0"/>
          <w:sz w:val="21"/>
          <w:szCs w:val="21"/>
          <w:shd w:val="clear" w:fill="FFFFFF"/>
        </w:rPr>
        <w:t> The input gives two waiting-time targets. </w:t>
      </w:r>
      <w:r>
        <w:rPr>
          <w:rFonts w:hint="default" w:ascii="Helvetica" w:hAnsi="Helvetica" w:eastAsia="Helvetica" w:cs="Helvetica"/>
          <w:b/>
          <w:bCs/>
          <w:i w:val="0"/>
          <w:iCs w:val="0"/>
          <w:caps w:val="0"/>
          <w:color w:val="222222"/>
          <w:spacing w:val="0"/>
          <w:sz w:val="21"/>
          <w:szCs w:val="21"/>
          <w:shd w:val="clear" w:fill="FFFFFF"/>
        </w:rPr>
        <w:t>SLO1</w:t>
      </w:r>
      <w:r>
        <w:rPr>
          <w:rFonts w:hint="default" w:ascii="Helvetica" w:hAnsi="Helvetica" w:eastAsia="Helvetica" w:cs="Helvetica"/>
          <w:i w:val="0"/>
          <w:iCs w:val="0"/>
          <w:caps w:val="0"/>
          <w:color w:val="222222"/>
          <w:spacing w:val="0"/>
          <w:sz w:val="21"/>
          <w:szCs w:val="21"/>
          <w:shd w:val="clear" w:fill="FFFFFF"/>
        </w:rPr>
        <w:t> is the target average wait until a request is ready for its first output step (time to decode ready, TDR). No token has been produced at this point. </w:t>
      </w:r>
      <w:r>
        <w:rPr>
          <w:rFonts w:hint="default" w:ascii="Helvetica" w:hAnsi="Helvetica" w:eastAsia="Helvetica" w:cs="Helvetica"/>
          <w:b/>
          <w:bCs/>
          <w:i w:val="0"/>
          <w:iCs w:val="0"/>
          <w:caps w:val="0"/>
          <w:color w:val="222222"/>
          <w:spacing w:val="0"/>
          <w:sz w:val="21"/>
          <w:szCs w:val="21"/>
          <w:shd w:val="clear" w:fill="FFFFFF"/>
        </w:rPr>
        <w:t>SLO2</w:t>
      </w:r>
      <w:r>
        <w:rPr>
          <w:rFonts w:hint="default" w:ascii="Helvetica" w:hAnsi="Helvetica" w:eastAsia="Helvetica" w:cs="Helvetica"/>
          <w:i w:val="0"/>
          <w:iCs w:val="0"/>
          <w:caps w:val="0"/>
          <w:color w:val="222222"/>
          <w:spacing w:val="0"/>
          <w:sz w:val="21"/>
          <w:szCs w:val="21"/>
          <w:shd w:val="clear" w:fill="FFFFFF"/>
        </w:rPr>
        <w:t> is the target mean gap between consecutive produced tokens (TPOT). The letters </w:t>
      </w:r>
      <w:r>
        <w:rPr>
          <w:rFonts w:hint="default" w:ascii="Helvetica" w:hAnsi="Helvetica" w:eastAsia="Helvetica" w:cs="Helvetica"/>
          <w:b/>
          <w:bCs/>
          <w:i w:val="0"/>
          <w:iCs w:val="0"/>
          <w:caps w:val="0"/>
          <w:color w:val="222222"/>
          <w:spacing w:val="0"/>
          <w:sz w:val="21"/>
          <w:szCs w:val="21"/>
          <w:shd w:val="clear" w:fill="FFFFFF"/>
        </w:rPr>
        <w:t>SLO</w:t>
      </w:r>
      <w:r>
        <w:rPr>
          <w:rFonts w:hint="default" w:ascii="Helvetica" w:hAnsi="Helvetica" w:eastAsia="Helvetica" w:cs="Helvetica"/>
          <w:i w:val="0"/>
          <w:iCs w:val="0"/>
          <w:caps w:val="0"/>
          <w:color w:val="222222"/>
          <w:spacing w:val="0"/>
          <w:sz w:val="21"/>
          <w:szCs w:val="21"/>
          <w:shd w:val="clear" w:fill="FFFFFF"/>
        </w:rPr>
        <w:t> are only part of the fixed input names. For request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Helvetica" w:hAnsi="Helvetica" w:eastAsia="Helvetica" w:cs="Helvetica"/>
          <w:i w:val="0"/>
          <w:iCs w:val="0"/>
          <w:caps w:val="0"/>
          <w:color w:val="222222"/>
          <w:spacing w:val="0"/>
          <w:sz w:val="21"/>
          <w:szCs w:val="21"/>
          <w:shd w:val="clear" w:fill="FFFFFF"/>
        </w:rPr>
        <w:t>, let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e</w:t>
      </w:r>
      <w:r>
        <w:rPr>
          <w:rFonts w:hint="default" w:ascii="MathJax_Main" w:hAnsi="MathJax_Main" w:eastAsia="MathJax_Main" w:cs="MathJax_Main"/>
          <w:b w:val="0"/>
          <w:bCs w:val="0"/>
          <w:i w:val="0"/>
          <w:iCs w:val="0"/>
          <w:caps w:val="0"/>
          <w:color w:val="000000"/>
          <w:spacing w:val="0"/>
          <w:sz w:val="17"/>
          <w:szCs w:val="17"/>
          <w:u w:val="none"/>
          <w:shd w:val="clear" w:fill="FFFFFF"/>
        </w:rPr>
        <w:t>1</w:t>
      </w:r>
      <w:r>
        <w:rPr>
          <w:rFonts w:hint="default" w:ascii="MathJax_Main" w:hAnsi="MathJax_Main" w:eastAsia="MathJax_Main" w:cs="MathJax_Main"/>
          <w:b w:val="0"/>
          <w:bCs w:val="0"/>
          <w:i w:val="0"/>
          <w:iCs w:val="0"/>
          <w:caps w:val="0"/>
          <w:color w:val="000000"/>
          <w:spacing w:val="0"/>
          <w:sz w:val="25"/>
          <w:szCs w:val="25"/>
          <w:u w:val="none"/>
          <w:shd w:val="clear" w:fill="FFFFFF"/>
        </w:rPr>
        <w:t>&lt;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e</w:t>
      </w:r>
      <w:r>
        <w:rPr>
          <w:rFonts w:hint="default" w:ascii="MathJax_Main" w:hAnsi="MathJax_Main" w:eastAsia="MathJax_Main" w:cs="MathJax_Main"/>
          <w:b w:val="0"/>
          <w:bCs w:val="0"/>
          <w:i w:val="0"/>
          <w:iCs w:val="0"/>
          <w:caps w:val="0"/>
          <w:color w:val="000000"/>
          <w:spacing w:val="0"/>
          <w:sz w:val="17"/>
          <w:szCs w:val="17"/>
          <w:u w:val="none"/>
          <w:shd w:val="clear" w:fill="FFFFFF"/>
        </w:rPr>
        <w:t>2</w:t>
      </w:r>
      <w:r>
        <w:rPr>
          <w:rFonts w:hint="default" w:ascii="MathJax_Main" w:hAnsi="MathJax_Main" w:eastAsia="MathJax_Main" w:cs="MathJax_Main"/>
          <w:b w:val="0"/>
          <w:bCs w:val="0"/>
          <w:i w:val="0"/>
          <w:iCs w:val="0"/>
          <w:caps w:val="0"/>
          <w:color w:val="000000"/>
          <w:spacing w:val="0"/>
          <w:sz w:val="25"/>
          <w:szCs w:val="25"/>
          <w:u w:val="none"/>
          <w:shd w:val="clear" w:fill="FFFFFF"/>
        </w:rPr>
        <w:t>&lt;⋯&lt;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e</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L</w:t>
      </w:r>
      <w:r>
        <w:rPr>
          <w:rFonts w:hint="default" w:ascii="MathJax_Main" w:hAnsi="MathJax_Main" w:eastAsia="MathJax_Main" w:cs="MathJax_Main"/>
          <w:b w:val="0"/>
          <w:bCs w:val="0"/>
          <w:i w:val="0"/>
          <w:iCs w:val="0"/>
          <w:caps w:val="0"/>
          <w:color w:val="000000"/>
          <w:spacing w:val="0"/>
          <w:sz w:val="12"/>
          <w:szCs w:val="12"/>
          <w:u w:val="none"/>
          <w:shd w:val="clear" w:fill="FFFFFF"/>
        </w:rPr>
        <w:t>out</w:t>
      </w:r>
      <w:r>
        <w:rPr>
          <w:rFonts w:hint="default" w:ascii="MathJax_Main" w:hAnsi="MathJax_Main" w:eastAsia="MathJax_Main" w:cs="MathJax_Main"/>
          <w:b w:val="0"/>
          <w:bCs w:val="0"/>
          <w:i w:val="0"/>
          <w:iCs w:val="0"/>
          <w:caps w:val="0"/>
          <w:color w:val="000000"/>
          <w:spacing w:val="0"/>
          <w:sz w:val="17"/>
          <w:szCs w:val="17"/>
          <w:u w:val="none"/>
          <w:shd w:val="clear" w:fill="FFFFFF"/>
        </w:rPr>
        <w:t>[</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i</w:t>
      </w:r>
      <w:r>
        <w:rPr>
          <w:rFonts w:hint="default" w:ascii="MathJax_Main" w:hAnsi="MathJax_Main" w:eastAsia="MathJax_Main" w:cs="MathJax_Main"/>
          <w:b w:val="0"/>
          <w:bCs w:val="0"/>
          <w:i w:val="0"/>
          <w:iCs w:val="0"/>
          <w:caps w:val="0"/>
          <w:color w:val="000000"/>
          <w:spacing w:val="0"/>
          <w:sz w:val="17"/>
          <w:szCs w:val="17"/>
          <w:u w:val="none"/>
          <w:shd w:val="clear" w:fill="FFFFFF"/>
        </w:rPr>
        <w:t>]</w:t>
      </w:r>
      <w:r>
        <w:rPr>
          <w:rFonts w:hint="default" w:ascii="Helvetica" w:hAnsi="Helvetica" w:eastAsia="Helvetica" w:cs="Helvetica"/>
          <w:i w:val="0"/>
          <w:iCs w:val="0"/>
          <w:caps w:val="0"/>
          <w:color w:val="222222"/>
          <w:spacing w:val="0"/>
          <w:sz w:val="21"/>
          <w:szCs w:val="21"/>
          <w:shd w:val="clear" w:fill="FFFFFF"/>
        </w:rPr>
        <w:t> be its token production times, i.e. the completion times of its output </w:t>
      </w: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tasks.</w:t>
      </w:r>
    </w:p>
    <w:p w14:paraId="58DB834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tdr</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mean over all requests of (input stage final step completion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arrival).</w:t>
      </w:r>
    </w:p>
    <w:p w14:paraId="23BFCC5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378" w:right="0" w:hanging="360"/>
        <w:rPr>
          <w:sz w:val="21"/>
          <w:szCs w:val="21"/>
        </w:rPr>
      </w:pP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tpot</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mean of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e</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j</w:t>
      </w:r>
      <w:r>
        <w:rPr>
          <w:rFonts w:hint="default" w:ascii="MathJax_Main" w:hAnsi="MathJax_Main" w:eastAsia="MathJax_Main" w:cs="MathJax_Main"/>
          <w:b w:val="0"/>
          <w:bCs w:val="0"/>
          <w:i w:val="0"/>
          <w:iCs w:val="0"/>
          <w:caps w:val="0"/>
          <w:color w:val="000000"/>
          <w:spacing w:val="0"/>
          <w:sz w:val="17"/>
          <w:szCs w:val="17"/>
          <w:u w:val="none"/>
          <w:shd w:val="clear" w:fill="FFFFFF"/>
        </w:rPr>
        <w:t>+1</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e</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j</w:t>
      </w:r>
      <w:r>
        <w:rPr>
          <w:rFonts w:hint="default" w:ascii="Helvetica" w:hAnsi="Helvetica" w:eastAsia="Helvetica" w:cs="Helvetica"/>
          <w:i w:val="0"/>
          <w:iCs w:val="0"/>
          <w:caps w:val="0"/>
          <w:color w:val="222222"/>
          <w:spacing w:val="0"/>
          <w:sz w:val="21"/>
          <w:szCs w:val="21"/>
          <w:shd w:val="clear" w:fill="FFFFFF"/>
        </w:rPr>
        <w:t> over all consecutive output gaps of all requests pooled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j</w:t>
      </w:r>
      <w:r>
        <w:rPr>
          <w:rFonts w:hint="default" w:ascii="MathJax_Main" w:hAnsi="MathJax_Main" w:eastAsia="MathJax_Main" w:cs="MathJax_Main"/>
          <w:b w:val="0"/>
          <w:bCs w:val="0"/>
          <w:i w:val="0"/>
          <w:iCs w:val="0"/>
          <w:caps w:val="0"/>
          <w:color w:val="000000"/>
          <w:spacing w:val="0"/>
          <w:sz w:val="25"/>
          <w:szCs w:val="25"/>
          <w:u w:val="none"/>
          <w:shd w:val="clear" w:fill="FFFFFF"/>
        </w:rPr>
        <w:t>&lt;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Helvetica" w:hAnsi="Helvetica" w:eastAsia="Helvetica" w:cs="Helvetica"/>
          <w:i w:val="0"/>
          <w:iCs w:val="0"/>
          <w:caps w:val="0"/>
          <w:color w:val="222222"/>
          <w:spacing w:val="0"/>
          <w:sz w:val="21"/>
          <w:szCs w:val="21"/>
          <w:shd w:val="clear" w:fill="FFFFFF"/>
        </w:rPr>
        <w:t>). A request with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i</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contributes no gaps. If no request contributes a gap,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tpot</w:t>
      </w:r>
      <w:r>
        <w:rPr>
          <w:rFonts w:hint="default" w:ascii="Helvetica" w:hAnsi="Helvetica" w:eastAsia="Helvetica" w:cs="Helvetica"/>
          <w:i w:val="0"/>
          <w:iCs w:val="0"/>
          <w:caps w:val="0"/>
          <w:color w:val="222222"/>
          <w:spacing w:val="0"/>
          <w:sz w:val="21"/>
          <w:szCs w:val="21"/>
          <w:shd w:val="clear" w:fill="FFFFFF"/>
        </w:rPr>
        <w:t> is defined as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w:t>
      </w:r>
    </w:p>
    <w:p w14:paraId="1E891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excess_tdr</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=max</w:t>
      </w:r>
      <w:r>
        <w:rPr>
          <w:rFonts w:ascii="MathJax_Size2" w:hAnsi="MathJax_Size2" w:eastAsia="MathJax_Size2" w:cs="MathJax_Size2"/>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0,</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tdr</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−SLO1SLO1</w:t>
      </w:r>
      <w:r>
        <w:rPr>
          <w:rFonts w:hint="default" w:ascii="MathJax_Size2" w:hAnsi="MathJax_Size2" w:eastAsia="MathJax_Size2" w:cs="MathJax_Size2"/>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excess_tpot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=max</w:t>
      </w:r>
      <w:r>
        <w:rPr>
          <w:rFonts w:hint="default" w:ascii="MathJax_Size2" w:hAnsi="MathJax_Size2" w:eastAsia="MathJax_Size2" w:cs="MathJax_Size2"/>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0,</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tpot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−SLO2SLO2</w:t>
      </w:r>
      <w:r>
        <w:rPr>
          <w:rFonts w:hint="default" w:ascii="MathJax_Size2" w:hAnsi="MathJax_Size2" w:eastAsia="MathJax_Size2" w:cs="MathJax_Size2"/>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p>
    <w:p w14:paraId="62C0BB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dist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excess_tdr</w:t>
      </w:r>
      <w:r>
        <w:rPr>
          <w:rFonts w:hint="default" w:ascii="MathJax_Main" w:hAnsi="MathJax_Main" w:eastAsia="MathJax_Main" w:cs="MathJax_Main"/>
          <w:b w:val="0"/>
          <w:bCs w:val="0"/>
          <w:i w:val="0"/>
          <w:iCs w:val="0"/>
          <w:caps w:val="0"/>
          <w:color w:val="000000"/>
          <w:spacing w:val="0"/>
          <w:kern w:val="0"/>
          <w:sz w:val="17"/>
          <w:szCs w:val="17"/>
          <w:u w:val="none"/>
          <w:shd w:val="clear" w:fill="FFFFFF"/>
          <w:lang w:val="en-US" w:eastAsia="zh-CN" w:bidi="ar"/>
        </w:rPr>
        <w:t>2</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excess_tpot</w:t>
      </w:r>
      <w:r>
        <w:rPr>
          <w:rFonts w:hint="default" w:ascii="MathJax_Main" w:hAnsi="MathJax_Main" w:eastAsia="MathJax_Main" w:cs="MathJax_Main"/>
          <w:b w:val="0"/>
          <w:bCs w:val="0"/>
          <w:i w:val="0"/>
          <w:iCs w:val="0"/>
          <w:caps w:val="0"/>
          <w:color w:val="000000"/>
          <w:spacing w:val="0"/>
          <w:kern w:val="0"/>
          <w:sz w:val="17"/>
          <w:szCs w:val="17"/>
          <w:u w:val="none"/>
          <w:shd w:val="clear" w:fill="FFFFFF"/>
          <w:lang w:val="en-US" w:eastAsia="zh-CN" w:bidi="ar"/>
        </w:rPr>
        <w:t>2</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Size2" w:hAnsi="MathJax_Size2" w:eastAsia="MathJax_Size2" w:cs="MathJax_Size2"/>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p>
    <w:p w14:paraId="61BD73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waiting-time component </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SansSerif" w:hAnsi="MathJax_SansSerif" w:eastAsia="MathJax_SansSerif" w:cs="MathJax_SansSerif"/>
          <w:b w:val="0"/>
          <w:bCs w:val="0"/>
          <w:i w:val="0"/>
          <w:iCs w:val="0"/>
          <w:caps w:val="0"/>
          <w:color w:val="000000"/>
          <w:spacing w:val="0"/>
          <w:sz w:val="25"/>
          <w:szCs w:val="25"/>
          <w:u w:val="none"/>
          <w:shd w:val="clear" w:fill="FFFFFF"/>
        </w:rPr>
        <w:t>clamp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 the same conversion with lower values treated as better: lower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dist</w:t>
      </w:r>
      <w:r>
        <w:rPr>
          <w:rFonts w:hint="default" w:ascii="Helvetica" w:hAnsi="Helvetica" w:eastAsia="Helvetica" w:cs="Helvetica"/>
          <w:i w:val="0"/>
          <w:iCs w:val="0"/>
          <w:caps w:val="0"/>
          <w:color w:val="222222"/>
          <w:spacing w:val="0"/>
          <w:sz w:val="21"/>
          <w:szCs w:val="21"/>
          <w:shd w:val="clear" w:fill="FFFFFF"/>
        </w:rPr>
        <w:t> is better,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at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at the reference scheduler's amount above the waiting-time targets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Helvetica" w:hAnsi="Helvetica" w:eastAsia="Helvetica" w:cs="Helvetica"/>
          <w:i w:val="0"/>
          <w:iCs w:val="0"/>
          <w:caps w:val="0"/>
          <w:color w:val="222222"/>
          <w:spacing w:val="0"/>
          <w:sz w:val="21"/>
          <w:szCs w:val="21"/>
          <w:shd w:val="clear" w:fill="FFFFFF"/>
        </w:rPr>
        <w:t>. Written out directly (the form easiest to implement and verify):</w:t>
      </w:r>
    </w:p>
    <w:p w14:paraId="32CF26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waiting-time component=</w:t>
      </w:r>
      <w:r>
        <w:rPr>
          <w:rFonts w:ascii="MathJax_Size4" w:hAnsi="MathJax_Size4" w:eastAsia="MathJax_Size4" w:cs="MathJax_Size4"/>
          <w:b w:val="0"/>
          <w:bCs w:val="0"/>
          <w:i w:val="0"/>
          <w:iCs w:val="0"/>
          <w:caps w:val="0"/>
          <w:color w:val="000000"/>
          <w:spacing w:val="0"/>
          <w:kern w:val="0"/>
          <w:sz w:val="25"/>
          <w:szCs w:val="25"/>
          <w:u w:val="none"/>
          <w:shd w:val="clear" w:fill="FFFFFF"/>
          <w:lang w:val="en-US" w:eastAsia="zh-CN" w:bidi="ar"/>
        </w:rPr>
        <w:t>⎧</w:t>
      </w:r>
      <w:r>
        <w:rPr>
          <w:rFonts w:hint="default" w:ascii="MathJax_Size4" w:hAnsi="MathJax_Size4" w:eastAsia="MathJax_Size4" w:cs="MathJax_Size4"/>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max</w:t>
      </w:r>
      <w:r>
        <w:rPr>
          <w:rFonts w:hint="default" w:ascii="MathJax_Size1" w:hAnsi="MathJax_Size1" w:eastAsia="MathJax_Size1" w:cs="MathJax_Size1"/>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0,1−</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dist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dist</w:t>
      </w:r>
      <w:r>
        <w:rPr>
          <w:rFonts w:hint="default" w:ascii="MathJax_Main" w:hAnsi="MathJax_Main" w:eastAsia="MathJax_Main" w:cs="MathJax_Main"/>
          <w:b w:val="0"/>
          <w:bCs w:val="0"/>
          <w:i w:val="0"/>
          <w:iCs w:val="0"/>
          <w:caps w:val="0"/>
          <w:color w:val="000000"/>
          <w:spacing w:val="0"/>
          <w:kern w:val="0"/>
          <w:sz w:val="17"/>
          <w:szCs w:val="17"/>
          <w:u w:val="none"/>
          <w:shd w:val="clear" w:fill="FFFFFF"/>
          <w:lang w:val="en-US" w:eastAsia="zh-CN" w:bidi="ar"/>
        </w:rPr>
        <w:t>base</w:t>
      </w:r>
      <w:r>
        <w:rPr>
          <w:rFonts w:hint="default" w:ascii="MathJax_Size1" w:hAnsi="MathJax_Size1" w:eastAsia="MathJax_Size1" w:cs="MathJax_Size1"/>
          <w:b w:val="0"/>
          <w:bCs w:val="0"/>
          <w:i w:val="0"/>
          <w:iCs w:val="0"/>
          <w:caps w:val="0"/>
          <w:color w:val="000000"/>
          <w:spacing w:val="0"/>
          <w:kern w:val="0"/>
          <w:sz w:val="25"/>
          <w:szCs w:val="25"/>
          <w:u w:val="none"/>
          <w:shd w:val="clear" w:fill="FFFFFF"/>
          <w:lang w:val="en-US" w:eastAsia="zh-CN" w:bidi="ar"/>
        </w:rPr>
        <w: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10if </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dist</w:t>
      </w:r>
      <w:r>
        <w:rPr>
          <w:rFonts w:hint="default" w:ascii="MathJax_Main" w:hAnsi="MathJax_Main" w:eastAsia="MathJax_Main" w:cs="MathJax_Main"/>
          <w:b w:val="0"/>
          <w:bCs w:val="0"/>
          <w:i w:val="0"/>
          <w:iCs w:val="0"/>
          <w:caps w:val="0"/>
          <w:color w:val="000000"/>
          <w:spacing w:val="0"/>
          <w:kern w:val="0"/>
          <w:sz w:val="17"/>
          <w:szCs w:val="17"/>
          <w:u w:val="none"/>
          <w:shd w:val="clear" w:fill="FFFFFF"/>
          <w:lang w:val="en-US" w:eastAsia="zh-CN" w:bidi="ar"/>
        </w:rPr>
        <w:t>base</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&gt;0,if </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dist</w:t>
      </w:r>
      <w:r>
        <w:rPr>
          <w:rFonts w:hint="default" w:ascii="MathJax_Main" w:hAnsi="MathJax_Main" w:eastAsia="MathJax_Main" w:cs="MathJax_Main"/>
          <w:b w:val="0"/>
          <w:bCs w:val="0"/>
          <w:i w:val="0"/>
          <w:iCs w:val="0"/>
          <w:caps w:val="0"/>
          <w:color w:val="000000"/>
          <w:spacing w:val="0"/>
          <w:kern w:val="0"/>
          <w:sz w:val="17"/>
          <w:szCs w:val="17"/>
          <w:u w:val="none"/>
          <w:shd w:val="clear" w:fill="FFFFFF"/>
          <w:lang w:val="en-US" w:eastAsia="zh-CN" w:bidi="ar"/>
        </w:rPr>
        <w:t>base</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=0 and </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dist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=0,if </w:t>
      </w:r>
      <w:r>
        <w:rPr>
          <w:rFonts w:hint="default" w:ascii="MathJax_Math-italic" w:hAnsi="MathJax_Math-italic" w:eastAsia="MathJax_Math-italic" w:cs="MathJax_Math-italic"/>
          <w:b w:val="0"/>
          <w:bCs w:val="0"/>
          <w:i w:val="0"/>
          <w:iCs w:val="0"/>
          <w:caps w:val="0"/>
          <w:color w:val="000000"/>
          <w:spacing w:val="0"/>
          <w:kern w:val="0"/>
          <w:sz w:val="25"/>
          <w:szCs w:val="25"/>
          <w:u w:val="none"/>
          <w:shd w:val="clear" w:fill="FFFFFF"/>
          <w:lang w:val="en-US" w:eastAsia="zh-CN" w:bidi="ar"/>
        </w:rPr>
        <w:t>dist</w:t>
      </w:r>
      <w:r>
        <w:rPr>
          <w:rFonts w:hint="default" w:ascii="MathJax_Main" w:hAnsi="MathJax_Main" w:eastAsia="MathJax_Main" w:cs="MathJax_Main"/>
          <w:b w:val="0"/>
          <w:bCs w:val="0"/>
          <w:i w:val="0"/>
          <w:iCs w:val="0"/>
          <w:caps w:val="0"/>
          <w:color w:val="000000"/>
          <w:spacing w:val="0"/>
          <w:kern w:val="0"/>
          <w:sz w:val="17"/>
          <w:szCs w:val="17"/>
          <w:u w:val="none"/>
          <w:shd w:val="clear" w:fill="FFFFFF"/>
          <w:lang w:val="en-US" w:eastAsia="zh-CN" w:bidi="ar"/>
        </w:rPr>
        <w:t>base</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=0 and </w:t>
      </w:r>
      <w:r>
        <w:rPr>
          <w:rFonts w:hint="default" w:ascii="MathJax_Main-italic" w:hAnsi="MathJax_Main-italic" w:eastAsia="MathJax_Main-italic" w:cs="MathJax_Main-italic"/>
          <w:b w:val="0"/>
          <w:bCs w:val="0"/>
          <w:i w:val="0"/>
          <w:iCs w:val="0"/>
          <w:caps w:val="0"/>
          <w:color w:val="000000"/>
          <w:spacing w:val="0"/>
          <w:kern w:val="0"/>
          <w:sz w:val="25"/>
          <w:szCs w:val="25"/>
          <w:u w:val="none"/>
          <w:shd w:val="clear" w:fill="FFFFFF"/>
          <w:lang w:val="en-US" w:eastAsia="zh-CN" w:bidi="ar"/>
        </w:rPr>
        <w:t>dist</w:t>
      </w:r>
      <w:r>
        <w:rPr>
          <w:rFonts w:hint="default" w:ascii="MathJax_Main" w:hAnsi="MathJax_Main" w:eastAsia="MathJax_Main" w:cs="MathJax_Main"/>
          <w:b w:val="0"/>
          <w:bCs w:val="0"/>
          <w:i w:val="0"/>
          <w:iCs w:val="0"/>
          <w:caps w:val="0"/>
          <w:color w:val="000000"/>
          <w:spacing w:val="0"/>
          <w:kern w:val="0"/>
          <w:sz w:val="25"/>
          <w:szCs w:val="25"/>
          <w:u w:val="none"/>
          <w:shd w:val="clear" w:fill="FFFFFF"/>
          <w:lang w:val="en-US" w:eastAsia="zh-CN" w:bidi="ar"/>
        </w:rPr>
        <w:t>&gt;0.</w:t>
      </w:r>
    </w:p>
    <w:p w14:paraId="6E0293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Important special case:</w:t>
      </w:r>
      <w:r>
        <w:rPr>
          <w:rFonts w:hint="default" w:ascii="Helvetica" w:hAnsi="Helvetica" w:eastAsia="Helvetica" w:cs="Helvetica"/>
          <w:i w:val="0"/>
          <w:iCs w:val="0"/>
          <w:caps w:val="0"/>
          <w:color w:val="222222"/>
          <w:spacing w:val="0"/>
          <w:sz w:val="21"/>
          <w:szCs w:val="21"/>
          <w:shd w:val="clear" w:fill="FFFFFF"/>
        </w:rPr>
        <w:t> if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the waiting-time component is either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or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It is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only when both mean-waiting-time targets are met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and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otherwise.</w:t>
      </w:r>
    </w:p>
    <w:p w14:paraId="1E5359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Helvetica" w:hAnsi="Helvetica" w:eastAsia="Helvetica" w:cs="Helvetica"/>
          <w:i w:val="0"/>
          <w:iCs w:val="0"/>
          <w:caps w:val="0"/>
          <w:color w:val="222222"/>
          <w:spacing w:val="0"/>
          <w:sz w:val="21"/>
          <w:szCs w:val="21"/>
        </w:rPr>
      </w:pPr>
      <w:r>
        <w:rPr>
          <w:rFonts w:hint="default" w:ascii="Helvetica" w:hAnsi="Helvetica" w:eastAsia="Helvetica" w:cs="Helvetica"/>
          <w:i w:val="0"/>
          <w:iCs w:val="0"/>
          <w:caps w:val="0"/>
          <w:color w:val="222222"/>
          <w:spacing w:val="0"/>
          <w:kern w:val="0"/>
          <w:sz w:val="21"/>
          <w:szCs w:val="21"/>
          <w:shd w:val="clear" w:fill="FFFFFF"/>
          <w:lang w:val="en-US" w:eastAsia="zh-CN" w:bidi="ar"/>
        </w:rPr>
        <w:drawing>
          <wp:inline distT="0" distB="0" distL="114300" distR="114300">
            <wp:extent cx="5266690" cy="2304415"/>
            <wp:effectExtent l="0" t="0" r="6350" b="12065"/>
            <wp:docPr id="1"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IMG_260"/>
                    <pic:cNvPicPr>
                      <a:picLocks noChangeAspect="1"/>
                    </pic:cNvPicPr>
                  </pic:nvPicPr>
                  <pic:blipFill>
                    <a:blip r:embed="rId8"/>
                    <a:stretch>
                      <a:fillRect/>
                    </a:stretch>
                  </pic:blipFill>
                  <pic:spPr>
                    <a:xfrm>
                      <a:off x="0" y="0"/>
                      <a:ext cx="5266690" cy="2304415"/>
                    </a:xfrm>
                    <a:prstGeom prst="rect">
                      <a:avLst/>
                    </a:prstGeom>
                    <a:noFill/>
                    <a:ln w="9525">
                      <a:noFill/>
                    </a:ln>
                  </pic:spPr>
                </pic:pic>
              </a:graphicData>
            </a:graphic>
          </wp:inline>
        </w:drawing>
      </w:r>
    </w:p>
    <w:p w14:paraId="357E536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iCs/>
          <w:caps w:val="0"/>
          <w:color w:val="222222"/>
          <w:spacing w:val="0"/>
          <w:sz w:val="21"/>
          <w:szCs w:val="21"/>
          <w:shd w:val="clear" w:fill="FFFFFF"/>
        </w:rPr>
        <w:t>Diagram guide:</w:t>
      </w:r>
      <w:r>
        <w:rPr>
          <w:rFonts w:hint="default" w:ascii="Helvetica" w:hAnsi="Helvetica" w:eastAsia="Helvetica" w:cs="Helvetica"/>
          <w:i w:val="0"/>
          <w:iCs w:val="0"/>
          <w:caps w:val="0"/>
          <w:color w:val="222222"/>
          <w:spacing w:val="0"/>
          <w:sz w:val="21"/>
          <w:szCs w:val="21"/>
          <w:shd w:val="clear" w:fill="FFFFFF"/>
        </w:rPr>
        <w:t> the upper branch rewards higher output rate; the lower branch rewards smaller normalized TDR/TPOT target violations. The two </w:t>
      </w:r>
      <w:r>
        <w:rPr>
          <w:rFonts w:hint="default" w:ascii="MathJax_Main" w:hAnsi="MathJax_Main" w:eastAsia="MathJax_Main" w:cs="MathJax_Main"/>
          <w:b w:val="0"/>
          <w:bCs w:val="0"/>
          <w:i w:val="0"/>
          <w:iCs w:val="0"/>
          <w:caps w:val="0"/>
          <w:color w:val="000000"/>
          <w:spacing w:val="0"/>
          <w:sz w:val="25"/>
          <w:szCs w:val="25"/>
          <w:u w:val="none"/>
          <w:shd w:val="clear" w:fill="FFFFFF"/>
        </w:rPr>
        <w:t>[0,1]</w:t>
      </w:r>
      <w:r>
        <w:rPr>
          <w:rFonts w:hint="default" w:ascii="Helvetica" w:hAnsi="Helvetica" w:eastAsia="Helvetica" w:cs="Helvetica"/>
          <w:i w:val="0"/>
          <w:iCs w:val="0"/>
          <w:caps w:val="0"/>
          <w:color w:val="222222"/>
          <w:spacing w:val="0"/>
          <w:sz w:val="21"/>
          <w:szCs w:val="21"/>
          <w:shd w:val="clear" w:fill="FFFFFF"/>
        </w:rPr>
        <w:t> components are weighted, added, and multiplied by </w:t>
      </w:r>
      <w:r>
        <w:rPr>
          <w:rFonts w:hint="default" w:ascii="MathJax_Main" w:hAnsi="MathJax_Main" w:eastAsia="MathJax_Main" w:cs="MathJax_Main"/>
          <w:b w:val="0"/>
          <w:bCs w:val="0"/>
          <w:i w:val="0"/>
          <w:iCs w:val="0"/>
          <w:caps w:val="0"/>
          <w:color w:val="000000"/>
          <w:spacing w:val="0"/>
          <w:sz w:val="25"/>
          <w:szCs w:val="25"/>
          <w:u w:val="none"/>
          <w:shd w:val="clear" w:fill="FFFFFF"/>
        </w:rPr>
        <w:t>1000</w:t>
      </w:r>
      <w:r>
        <w:rPr>
          <w:rFonts w:hint="default" w:ascii="Helvetica" w:hAnsi="Helvetica" w:eastAsia="Helvetica" w:cs="Helvetica"/>
          <w:i w:val="0"/>
          <w:iCs w:val="0"/>
          <w:caps w:val="0"/>
          <w:color w:val="222222"/>
          <w:spacing w:val="0"/>
          <w:sz w:val="21"/>
          <w:szCs w:val="21"/>
          <w:shd w:val="clear" w:fill="FFFFFF"/>
        </w:rPr>
        <w:t>.</w:t>
      </w:r>
    </w:p>
    <w:p w14:paraId="6A6AD7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MathJax_SansSerif" w:hAnsi="MathJax_SansSerif" w:eastAsia="MathJax_SansSerif" w:cs="MathJax_SansSerif"/>
          <w:b w:val="0"/>
          <w:bCs w:val="0"/>
          <w:i w:val="0"/>
          <w:iCs w:val="0"/>
          <w:caps w:val="0"/>
          <w:color w:val="000000"/>
          <w:spacing w:val="0"/>
          <w:sz w:val="25"/>
          <w:szCs w:val="25"/>
          <w:u w:val="none"/>
          <w:shd w:val="clear" w:fill="FFFFFF"/>
        </w:rPr>
        <w:t>NormalizedScore</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in" w:hAnsi="MathJax_Main" w:eastAsia="MathJax_Main" w:cs="MathJax_Main"/>
          <w:b w:val="0"/>
          <w:bCs w:val="0"/>
          <w:i w:val="0"/>
          <w:iCs w:val="0"/>
          <w:caps w:val="0"/>
          <w:color w:val="000000"/>
          <w:spacing w:val="0"/>
          <w:sz w:val="17"/>
          <w:szCs w:val="17"/>
          <w:u w:val="none"/>
          <w:shd w:val="clear" w:fill="FFFFFF"/>
        </w:rPr>
        <w:t>tp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SansSerif" w:hAnsi="MathJax_SansSerif" w:eastAsia="MathJax_SansSerif" w:cs="MathJax_SansSerif"/>
          <w:b w:val="0"/>
          <w:bCs w:val="0"/>
          <w:i w:val="0"/>
          <w:iCs w:val="0"/>
          <w:caps w:val="0"/>
          <w:color w:val="000000"/>
          <w:spacing w:val="0"/>
          <w:sz w:val="25"/>
          <w:szCs w:val="25"/>
          <w:u w:val="none"/>
          <w:shd w:val="clear" w:fill="FFFFFF"/>
        </w:rPr>
        <w:t>clamp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tp</w:t>
      </w:r>
      <w:r>
        <w:rPr>
          <w:rFonts w:hint="default" w:ascii="MathJax_Main" w:hAnsi="MathJax_Main" w:eastAsia="MathJax_Main" w:cs="MathJax_Main"/>
          <w:b w:val="0"/>
          <w:bCs w:val="0"/>
          <w:i w:val="0"/>
          <w:iCs w:val="0"/>
          <w:caps w:val="0"/>
          <w:color w:val="000000"/>
          <w:spacing w:val="0"/>
          <w:sz w:val="17"/>
          <w:szCs w:val="17"/>
          <w:u w:val="none"/>
          <w:shd w:val="clear" w:fill="FFFFFF"/>
        </w:rPr>
        <w:t>UB</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w</w:t>
      </w:r>
      <w:r>
        <w:rPr>
          <w:rFonts w:hint="default" w:ascii="MathJax_Math-italic" w:hAnsi="MathJax_Math-italic" w:eastAsia="MathJax_Math-italic" w:cs="MathJax_Math-italic"/>
          <w:b w:val="0"/>
          <w:bCs w:val="0"/>
          <w:i w:val="0"/>
          <w:iCs w:val="0"/>
          <w:caps w:val="0"/>
          <w:color w:val="000000"/>
          <w:spacing w:val="0"/>
          <w:sz w:val="17"/>
          <w:szCs w:val="17"/>
          <w:u w:val="none"/>
          <w:shd w:val="clear" w:fill="FFFFFF"/>
        </w:rPr>
        <w:t>c</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SansSerif" w:hAnsi="MathJax_SansSerif" w:eastAsia="MathJax_SansSerif" w:cs="MathJax_SansSerif"/>
          <w:b w:val="0"/>
          <w:bCs w:val="0"/>
          <w:i w:val="0"/>
          <w:iCs w:val="0"/>
          <w:caps w:val="0"/>
          <w:color w:val="000000"/>
          <w:spacing w:val="0"/>
          <w:sz w:val="25"/>
          <w:szCs w:val="25"/>
          <w:u w:val="none"/>
          <w:shd w:val="clear" w:fill="FFFFFF"/>
        </w:rPr>
        <w:t>clamp</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25"/>
          <w:szCs w:val="25"/>
          <w:u w:val="none"/>
          <w:shd w:val="clear" w:fill="FFFFFF"/>
        </w:rPr>
        <w:t>;</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dist</w:t>
      </w:r>
      <w:r>
        <w:rPr>
          <w:rFonts w:hint="default" w:ascii="MathJax_Main" w:hAnsi="MathJax_Main" w:eastAsia="MathJax_Main" w:cs="MathJax_Main"/>
          <w:b w:val="0"/>
          <w:bCs w:val="0"/>
          <w:i w:val="0"/>
          <w:iCs w:val="0"/>
          <w:caps w:val="0"/>
          <w:color w:val="000000"/>
          <w:spacing w:val="0"/>
          <w:sz w:val="17"/>
          <w:szCs w:val="17"/>
          <w:u w:val="none"/>
          <w:shd w:val="clear" w:fill="FFFFFF"/>
        </w:rPr>
        <w:t>base</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w:t>
      </w:r>
      <w:r>
        <w:rPr>
          <w:rFonts w:hint="default" w:ascii="MathJax_SansSerif" w:hAnsi="MathJax_SansSerif" w:eastAsia="MathJax_SansSerif" w:cs="MathJax_SansSerif"/>
          <w:b w:val="0"/>
          <w:bCs w:val="0"/>
          <w:i w:val="0"/>
          <w:iCs w:val="0"/>
          <w:caps w:val="0"/>
          <w:color w:val="000000"/>
          <w:spacing w:val="0"/>
          <w:sz w:val="25"/>
          <w:szCs w:val="25"/>
          <w:u w:val="none"/>
          <w:shd w:val="clear" w:fill="FFFFFF"/>
        </w:rPr>
        <w:t>Score</w:t>
      </w:r>
      <w:r>
        <w:rPr>
          <w:rFonts w:hint="default" w:ascii="MathJax_Main" w:hAnsi="MathJax_Main" w:eastAsia="MathJax_Main" w:cs="MathJax_Main"/>
          <w:b w:val="0"/>
          <w:bCs w:val="0"/>
          <w:i w:val="0"/>
          <w:iCs w:val="0"/>
          <w:caps w:val="0"/>
          <w:color w:val="000000"/>
          <w:spacing w:val="0"/>
          <w:sz w:val="25"/>
          <w:szCs w:val="25"/>
          <w:u w:val="none"/>
          <w:shd w:val="clear" w:fill="FFFFFF"/>
        </w:rPr>
        <w:t>=1000⋅</w:t>
      </w:r>
      <w:r>
        <w:rPr>
          <w:rFonts w:hint="default" w:ascii="MathJax_SansSerif" w:hAnsi="MathJax_SansSerif" w:eastAsia="MathJax_SansSerif" w:cs="MathJax_SansSerif"/>
          <w:b w:val="0"/>
          <w:bCs w:val="0"/>
          <w:i w:val="0"/>
          <w:iCs w:val="0"/>
          <w:caps w:val="0"/>
          <w:color w:val="000000"/>
          <w:spacing w:val="0"/>
          <w:sz w:val="25"/>
          <w:szCs w:val="25"/>
          <w:u w:val="none"/>
          <w:shd w:val="clear" w:fill="FFFFFF"/>
        </w:rPr>
        <w:t>NormalizedScore</w:t>
      </w:r>
      <w:r>
        <w:rPr>
          <w:rFonts w:hint="default" w:ascii="MathJax_Main" w:hAnsi="MathJax_Main" w:eastAsia="MathJax_Main" w:cs="MathJax_Main"/>
          <w:b w:val="0"/>
          <w:bCs w:val="0"/>
          <w:i w:val="0"/>
          <w:iCs w:val="0"/>
          <w:caps w:val="0"/>
          <w:color w:val="000000"/>
          <w:spacing w:val="0"/>
          <w:sz w:val="25"/>
          <w:szCs w:val="25"/>
          <w:u w:val="none"/>
          <w:shd w:val="clear" w:fill="FFFFFF"/>
        </w:rPr>
        <w:t>.</w:t>
      </w:r>
    </w:p>
    <w:p w14:paraId="62A6E0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Thus each completed test awards a score in </w:t>
      </w:r>
      <w:r>
        <w:rPr>
          <w:rFonts w:hint="default" w:ascii="MathJax_Main" w:hAnsi="MathJax_Main" w:eastAsia="MathJax_Main" w:cs="MathJax_Main"/>
          <w:b w:val="0"/>
          <w:bCs w:val="0"/>
          <w:i w:val="0"/>
          <w:iCs w:val="0"/>
          <w:caps w:val="0"/>
          <w:color w:val="000000"/>
          <w:spacing w:val="0"/>
          <w:sz w:val="25"/>
          <w:szCs w:val="25"/>
          <w:u w:val="none"/>
          <w:shd w:val="clear" w:fill="FFFFFF"/>
        </w:rPr>
        <w:t>[0,1000]</w:t>
      </w:r>
      <w:r>
        <w:rPr>
          <w:rFonts w:hint="default" w:ascii="Helvetica" w:hAnsi="Helvetica" w:eastAsia="Helvetica" w:cs="Helvetica"/>
          <w:i w:val="0"/>
          <w:iCs w:val="0"/>
          <w:caps w:val="0"/>
          <w:color w:val="222222"/>
          <w:spacing w:val="0"/>
          <w:sz w:val="21"/>
          <w:szCs w:val="21"/>
          <w:shd w:val="clear" w:fill="FFFFFF"/>
        </w:rPr>
        <w:t>. </w:t>
      </w:r>
      <w:r>
        <w:rPr>
          <w:rFonts w:hint="default" w:ascii="Helvetica" w:hAnsi="Helvetica" w:eastAsia="Helvetica" w:cs="Helvetica"/>
          <w:b/>
          <w:bCs/>
          <w:i w:val="0"/>
          <w:iCs w:val="0"/>
          <w:caps w:val="0"/>
          <w:color w:val="222222"/>
          <w:spacing w:val="0"/>
          <w:sz w:val="21"/>
          <w:szCs w:val="21"/>
          <w:shd w:val="clear" w:fill="FFFFFF"/>
        </w:rPr>
        <w:t>Verdicts.</w:t>
      </w:r>
      <w:r>
        <w:rPr>
          <w:rFonts w:hint="default" w:ascii="Helvetica" w:hAnsi="Helvetica" w:eastAsia="Helvetica" w:cs="Helvetica"/>
          <w:i w:val="0"/>
          <w:iCs w:val="0"/>
          <w:caps w:val="0"/>
          <w:color w:val="222222"/>
          <w:spacing w:val="0"/>
          <w:sz w:val="21"/>
          <w:szCs w:val="21"/>
          <w:shd w:val="clear" w:fill="FFFFFF"/>
        </w:rPr>
        <w:t> A completed interaction scores as above. A protocol error, malformed output, stuck state with no future event, or exceeding the time/memory limit scores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on that test; other tests are unaffected. No partial credit is awarded for an unfinished test.</w:t>
      </w:r>
    </w:p>
    <w:p w14:paraId="31E078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Contest aggregation.</w:t>
      </w:r>
      <w:r>
        <w:rPr>
          <w:rFonts w:hint="default" w:ascii="Helvetica" w:hAnsi="Helvetica" w:eastAsia="Helvetica" w:cs="Helvetica"/>
          <w:i w:val="0"/>
          <w:iCs w:val="0"/>
          <w:caps w:val="0"/>
          <w:color w:val="222222"/>
          <w:spacing w:val="0"/>
          <w:sz w:val="21"/>
          <w:szCs w:val="21"/>
          <w:shd w:val="clear" w:fill="FFFFFF"/>
        </w:rPr>
        <w:t> The 22 preliminary tests provide feedback and do not contribute to the final ranking. The final score is the arithmetic mean of the 20 frozen final-test scores. Ranking uses that mean before display rounding; the displayed score is rounded to three digits after the decimal point. Therefore a known per-test vector of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500</w:t>
      </w:r>
      <w:r>
        <w:rPr>
          <w:rFonts w:hint="default" w:ascii="Helvetica" w:hAnsi="Helvetica" w:eastAsia="Helvetica" w:cs="Helvetica"/>
          <w:i w:val="0"/>
          <w:iCs w:val="0"/>
          <w:caps w:val="0"/>
          <w:color w:val="222222"/>
          <w:spacing w:val="0"/>
          <w:sz w:val="21"/>
          <w:szCs w:val="21"/>
          <w:shd w:val="clear" w:fill="FFFFFF"/>
        </w:rPr>
        <w:t>, and </w:t>
      </w:r>
      <w:r>
        <w:rPr>
          <w:rFonts w:hint="default" w:ascii="MathJax_Main" w:hAnsi="MathJax_Main" w:eastAsia="MathJax_Main" w:cs="MathJax_Main"/>
          <w:b w:val="0"/>
          <w:bCs w:val="0"/>
          <w:i w:val="0"/>
          <w:iCs w:val="0"/>
          <w:caps w:val="0"/>
          <w:color w:val="000000"/>
          <w:spacing w:val="0"/>
          <w:sz w:val="25"/>
          <w:szCs w:val="25"/>
          <w:u w:val="none"/>
          <w:shd w:val="clear" w:fill="FFFFFF"/>
        </w:rPr>
        <w:t>1000</w:t>
      </w:r>
      <w:r>
        <w:rPr>
          <w:rFonts w:hint="default" w:ascii="Helvetica" w:hAnsi="Helvetica" w:eastAsia="Helvetica" w:cs="Helvetica"/>
          <w:i w:val="0"/>
          <w:iCs w:val="0"/>
          <w:caps w:val="0"/>
          <w:color w:val="222222"/>
          <w:spacing w:val="0"/>
          <w:sz w:val="21"/>
          <w:szCs w:val="21"/>
          <w:shd w:val="clear" w:fill="FFFFFF"/>
        </w:rPr>
        <w:t>-point outcomes contributes exactly those values before averaging. This problem is not open to hacks.</w:t>
      </w:r>
    </w:p>
    <w:p w14:paraId="0E5217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222222"/>
          <w:spacing w:val="0"/>
          <w:sz w:val="21"/>
          <w:szCs w:val="21"/>
        </w:rPr>
      </w:pPr>
      <w:r>
        <w:rPr>
          <w:rFonts w:hint="default" w:ascii="Helvetica" w:hAnsi="Helvetica" w:eastAsia="Helvetica" w:cs="Helvetica"/>
          <w:b/>
          <w:bCs/>
          <w:i w:val="0"/>
          <w:iCs w:val="0"/>
          <w:caps w:val="0"/>
          <w:color w:val="222222"/>
          <w:spacing w:val="0"/>
          <w:kern w:val="0"/>
          <w:sz w:val="21"/>
          <w:szCs w:val="21"/>
          <w:shd w:val="clear" w:fill="FFFFFF"/>
          <w:lang w:val="en-US" w:eastAsia="zh-CN" w:bidi="ar"/>
        </w:rPr>
        <w:t>Example</w:t>
      </w:r>
    </w:p>
    <w:p w14:paraId="5A4084EE">
      <w:pPr>
        <w:keepNext w:val="0"/>
        <w:keepLines w:val="0"/>
        <w:widowControl/>
        <w:suppressLineNumbers w:val="0"/>
        <w:pBdr>
          <w:top w:val="single" w:color="888888" w:sz="4" w:space="2"/>
          <w:left w:val="single" w:color="888888" w:sz="4" w:space="2"/>
          <w:bottom w:val="single" w:color="888888" w:sz="4" w:space="2"/>
          <w:right w:val="single" w:color="888888" w:sz="4" w:space="2"/>
        </w:pBdr>
        <w:shd w:val="clear" w:fill="FFFFFF"/>
        <w:spacing w:before="0" w:beforeAutospacing="0" w:after="0" w:afterAutospacing="0"/>
        <w:ind w:left="0" w:right="0" w:firstLine="0"/>
        <w:jc w:val="left"/>
        <w:rPr>
          <w:rFonts w:hint="default" w:ascii="Consolas" w:hAnsi="Consolas" w:eastAsia="Consolas" w:cs="Consolas"/>
          <w:b/>
          <w:bCs/>
          <w:i w:val="0"/>
          <w:iCs w:val="0"/>
          <w:color w:val="222222"/>
          <w:spacing w:val="0"/>
          <w:sz w:val="27"/>
          <w:szCs w:val="27"/>
        </w:rPr>
      </w:pPr>
      <w:r>
        <w:rPr>
          <w:rFonts w:hint="default" w:ascii="Consolas" w:hAnsi="Consolas" w:eastAsia="Consolas" w:cs="Consolas"/>
          <w:b/>
          <w:bCs/>
          <w:i w:val="0"/>
          <w:iCs w:val="0"/>
          <w:color w:val="222222"/>
          <w:spacing w:val="0"/>
          <w:kern w:val="0"/>
          <w:sz w:val="27"/>
          <w:szCs w:val="27"/>
          <w:shd w:val="clear" w:fill="FFFFFF"/>
          <w:lang w:val="en-US" w:eastAsia="zh-CN" w:bidi="ar"/>
        </w:rPr>
        <w:t>Input</w:t>
      </w:r>
    </w:p>
    <w:p w14:paraId="37975A8E">
      <w:pPr>
        <w:keepNext w:val="0"/>
        <w:keepLines w:val="0"/>
        <w:widowControl/>
        <w:suppressLineNumbers w:val="0"/>
        <w:pBdr>
          <w:top w:val="single" w:color="B9B9B9" w:sz="4" w:space="1"/>
          <w:left w:val="single" w:color="B9B9B9" w:sz="4" w:space="1"/>
          <w:bottom w:val="single" w:color="B9B9B9" w:sz="4" w:space="1"/>
          <w:right w:val="single" w:color="B9B9B9" w:sz="4" w:space="1"/>
        </w:pBdr>
        <w:shd w:val="clear" w:fill="FFFFFF"/>
        <w:spacing w:before="12" w:beforeAutospacing="0" w:after="12" w:afterAutospacing="0"/>
        <w:ind w:left="12" w:right="12" w:firstLine="0"/>
        <w:jc w:val="left"/>
        <w:rPr>
          <w:rFonts w:hint="default" w:ascii="Consolas" w:hAnsi="Consolas" w:eastAsia="Consolas" w:cs="Consolas"/>
          <w:b/>
          <w:bCs/>
          <w:i w:val="0"/>
          <w:iCs w:val="0"/>
          <w:caps w:val="0"/>
          <w:color w:val="888888"/>
          <w:spacing w:val="0"/>
          <w:sz w:val="27"/>
          <w:szCs w:val="27"/>
        </w:rPr>
      </w:pPr>
      <w:r>
        <w:rPr>
          <w:rFonts w:hint="default" w:ascii="Consolas" w:hAnsi="Consolas" w:eastAsia="Consolas" w:cs="Consolas"/>
          <w:b/>
          <w:bCs/>
          <w:i w:val="0"/>
          <w:iCs w:val="0"/>
          <w:caps w:val="0"/>
          <w:color w:val="888888"/>
          <w:spacing w:val="0"/>
          <w:kern w:val="0"/>
          <w:sz w:val="27"/>
          <w:szCs w:val="27"/>
          <w:shd w:val="clear" w:fill="FFFFFF"/>
          <w:lang w:val="en-US" w:eastAsia="zh-CN" w:bidi="ar"/>
        </w:rPr>
        <w:t>Copy</w:t>
      </w:r>
    </w:p>
    <w:p w14:paraId="17ECE55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1 1.000000000 2.000000000 1.000000000 125000 4</w:t>
      </w:r>
    </w:p>
    <w:p w14:paraId="3D30E63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30.000000000 15.000000000 0.062500000 0.022222222 0.000000000 0.500000000 0.500000000</w:t>
      </w:r>
    </w:p>
    <w:p w14:paraId="19AFFD9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2</w:t>
      </w:r>
    </w:p>
    <w:p w14:paraId="1853C86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1 3.000000000 10.000000000 2.000000000 1.000000000 4.000000000 1.000000000</w:t>
      </w:r>
    </w:p>
    <w:p w14:paraId="378AD23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4 3.000000000 10.000000000 2.000000000 1.000000000 4.000000000 1.000000000</w:t>
      </w:r>
    </w:p>
    <w:p w14:paraId="2988D2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0.000000000</w:t>
      </w:r>
    </w:p>
    <w:p w14:paraId="12842F2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51F6896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ARR 0 4</w:t>
      </w:r>
    </w:p>
    <w:p w14:paraId="62D93DA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4.000000000</w:t>
      </w:r>
    </w:p>
    <w:p w14:paraId="59031E9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1773A9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TDN E P PRE 0 0 3.000000000</w:t>
      </w:r>
    </w:p>
    <w:p w14:paraId="525C196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10.000000000</w:t>
      </w:r>
    </w:p>
    <w:p w14:paraId="4159724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6231755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XDN UP 0 500000 PRE 1 0</w:t>
      </w:r>
    </w:p>
    <w:p w14:paraId="13A9D7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21.000000000</w:t>
      </w:r>
    </w:p>
    <w:p w14:paraId="4C2804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29E88E7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TDN C0 P PROC 0 4 0 0 10.000000000</w:t>
      </w:r>
    </w:p>
    <w:p w14:paraId="7899DDB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27.000000000</w:t>
      </w:r>
    </w:p>
    <w:p w14:paraId="4CDD946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133A036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XDN DOWN 0 500000 PRE 1 0</w:t>
      </w:r>
    </w:p>
    <w:p w14:paraId="48787ED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30.000000000</w:t>
      </w:r>
    </w:p>
    <w:p w14:paraId="2BE6B06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5E5B7E7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TDN E P POST 0 0 2.000000000</w:t>
      </w:r>
    </w:p>
    <w:p w14:paraId="3262EA5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32.000000000</w:t>
      </w:r>
    </w:p>
    <w:p w14:paraId="617ACC4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561E00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TDN E D PRE -1 1 0 1.000000000</w:t>
      </w:r>
    </w:p>
    <w:p w14:paraId="51282B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35.000000000</w:t>
      </w:r>
    </w:p>
    <w:p w14:paraId="0813285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376982E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XDN UP 0 125000 DEC 1 0</w:t>
      </w:r>
    </w:p>
    <w:p w14:paraId="2435E7A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40.000000000</w:t>
      </w:r>
    </w:p>
    <w:p w14:paraId="03CFE6D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651480F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TDN C0 D PROC 0 1 0 4.000000000</w:t>
      </w:r>
    </w:p>
    <w:p w14:paraId="5119E5E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43.000000000</w:t>
      </w:r>
    </w:p>
    <w:p w14:paraId="77D75AD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01072C9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XDN DOWN 0 125000 DEC 1 0</w:t>
      </w:r>
    </w:p>
    <w:p w14:paraId="176732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45.000000000</w:t>
      </w:r>
    </w:p>
    <w:p w14:paraId="233859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2</w:t>
      </w:r>
    </w:p>
    <w:p w14:paraId="6A0EFFB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TDN E D POST -1 1 0 1.000000000</w:t>
      </w:r>
    </w:p>
    <w:p w14:paraId="10F72F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FIN 0</w:t>
      </w:r>
    </w:p>
    <w:p w14:paraId="310D852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263" w:lineRule="atLeast"/>
        <w:ind w:left="0" w:right="0"/>
        <w:rPr>
          <w:rFonts w:hint="default" w:ascii="Consolas" w:hAnsi="Consolas" w:eastAsia="Consolas" w:cs="Consolas"/>
          <w:color w:val="880000"/>
          <w:sz w:val="18"/>
          <w:szCs w:val="18"/>
        </w:rPr>
      </w:pPr>
      <w:r>
        <w:rPr>
          <w:rFonts w:hint="default" w:ascii="Consolas" w:hAnsi="Consolas" w:eastAsia="Consolas" w:cs="Consolas"/>
          <w:i w:val="0"/>
          <w:iCs w:val="0"/>
          <w:caps w:val="0"/>
          <w:color w:val="880000"/>
          <w:spacing w:val="0"/>
          <w:sz w:val="18"/>
          <w:szCs w:val="18"/>
          <w:shd w:val="clear" w:fill="EFEFEF"/>
        </w:rPr>
        <w:t>END</w:t>
      </w:r>
    </w:p>
    <w:p w14:paraId="71D90E35">
      <w:pPr>
        <w:keepNext w:val="0"/>
        <w:keepLines w:val="0"/>
        <w:widowControl/>
        <w:suppressLineNumbers w:val="0"/>
        <w:pBdr>
          <w:top w:val="single" w:color="888888" w:sz="4" w:space="2"/>
          <w:left w:val="single" w:color="888888" w:sz="4" w:space="2"/>
          <w:bottom w:val="single" w:color="888888" w:sz="4" w:space="2"/>
          <w:right w:val="single" w:color="888888" w:sz="4" w:space="2"/>
        </w:pBdr>
        <w:shd w:val="clear" w:fill="FFFFFF"/>
        <w:spacing w:before="0" w:beforeAutospacing="0" w:after="0" w:afterAutospacing="0"/>
        <w:ind w:left="0" w:right="0" w:firstLine="0"/>
        <w:jc w:val="left"/>
        <w:rPr>
          <w:rFonts w:hint="default" w:ascii="Consolas" w:hAnsi="Consolas" w:eastAsia="Consolas" w:cs="Consolas"/>
          <w:b/>
          <w:bCs/>
          <w:i w:val="0"/>
          <w:iCs w:val="0"/>
          <w:color w:val="222222"/>
          <w:spacing w:val="0"/>
          <w:sz w:val="27"/>
          <w:szCs w:val="27"/>
        </w:rPr>
      </w:pPr>
      <w:r>
        <w:rPr>
          <w:rFonts w:hint="default" w:ascii="Consolas" w:hAnsi="Consolas" w:eastAsia="Consolas" w:cs="Consolas"/>
          <w:b/>
          <w:bCs/>
          <w:i w:val="0"/>
          <w:iCs w:val="0"/>
          <w:color w:val="222222"/>
          <w:spacing w:val="0"/>
          <w:kern w:val="0"/>
          <w:sz w:val="27"/>
          <w:szCs w:val="27"/>
          <w:shd w:val="clear" w:fill="FFFFFF"/>
          <w:lang w:val="en-US" w:eastAsia="zh-CN" w:bidi="ar"/>
        </w:rPr>
        <w:t>Output</w:t>
      </w:r>
    </w:p>
    <w:p w14:paraId="15993259">
      <w:pPr>
        <w:keepNext w:val="0"/>
        <w:keepLines w:val="0"/>
        <w:widowControl/>
        <w:suppressLineNumbers w:val="0"/>
        <w:pBdr>
          <w:top w:val="single" w:color="B9B9B9" w:sz="4" w:space="1"/>
          <w:left w:val="single" w:color="B9B9B9" w:sz="4" w:space="1"/>
          <w:bottom w:val="single" w:color="B9B9B9" w:sz="4" w:space="1"/>
          <w:right w:val="single" w:color="B9B9B9" w:sz="4" w:space="1"/>
        </w:pBdr>
        <w:shd w:val="clear" w:fill="FFFFFF"/>
        <w:spacing w:before="12" w:beforeAutospacing="0" w:after="12" w:afterAutospacing="0"/>
        <w:ind w:left="12" w:right="12" w:firstLine="0"/>
        <w:jc w:val="left"/>
        <w:rPr>
          <w:rFonts w:hint="default" w:ascii="Consolas" w:hAnsi="Consolas" w:eastAsia="Consolas" w:cs="Consolas"/>
          <w:b/>
          <w:bCs/>
          <w:i w:val="0"/>
          <w:iCs w:val="0"/>
          <w:caps w:val="0"/>
          <w:color w:val="888888"/>
          <w:spacing w:val="0"/>
          <w:sz w:val="27"/>
          <w:szCs w:val="27"/>
        </w:rPr>
      </w:pPr>
      <w:r>
        <w:rPr>
          <w:rFonts w:hint="default" w:ascii="Consolas" w:hAnsi="Consolas" w:eastAsia="Consolas" w:cs="Consolas"/>
          <w:b/>
          <w:bCs/>
          <w:i w:val="0"/>
          <w:iCs w:val="0"/>
          <w:caps w:val="0"/>
          <w:color w:val="888888"/>
          <w:spacing w:val="0"/>
          <w:kern w:val="0"/>
          <w:sz w:val="27"/>
          <w:szCs w:val="27"/>
          <w:shd w:val="clear" w:fill="FFFFFF"/>
          <w:lang w:val="en-US" w:eastAsia="zh-CN" w:bidi="ar"/>
        </w:rPr>
        <w:t>Copy</w:t>
      </w:r>
    </w:p>
    <w:p w14:paraId="4FC2DAD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1F83A24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E P PRE 0 0</w:t>
      </w:r>
    </w:p>
    <w:p w14:paraId="520BC7B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0</w:t>
      </w:r>
    </w:p>
    <w:p w14:paraId="67AA64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51B635F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C0 P PROC 0 4 0 0</w:t>
      </w:r>
    </w:p>
    <w:p w14:paraId="2B2CB1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0</w:t>
      </w:r>
    </w:p>
    <w:p w14:paraId="364CF31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1FE7890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E P POST 0 0</w:t>
      </w:r>
    </w:p>
    <w:p w14:paraId="63DBB52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2B9040D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E D PRE -1 1 0</w:t>
      </w:r>
    </w:p>
    <w:p w14:paraId="456A868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0</w:t>
      </w:r>
    </w:p>
    <w:p w14:paraId="45E069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112DEF9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C0 D PROC 0 1 0</w:t>
      </w:r>
    </w:p>
    <w:p w14:paraId="33539EA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0</w:t>
      </w:r>
    </w:p>
    <w:p w14:paraId="32E3E30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1</w:t>
      </w:r>
    </w:p>
    <w:p w14:paraId="3F3D1B6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i w:val="0"/>
          <w:iCs w:val="0"/>
          <w:caps w:val="0"/>
          <w:color w:val="880000"/>
          <w:spacing w:val="0"/>
          <w:sz w:val="18"/>
          <w:szCs w:val="18"/>
          <w:shd w:val="clear" w:fill="EFEFEF"/>
        </w:rPr>
      </w:pPr>
      <w:r>
        <w:rPr>
          <w:rFonts w:hint="default" w:ascii="Consolas" w:hAnsi="Consolas" w:eastAsia="Consolas" w:cs="Consolas"/>
          <w:i w:val="0"/>
          <w:iCs w:val="0"/>
          <w:caps w:val="0"/>
          <w:color w:val="880000"/>
          <w:spacing w:val="0"/>
          <w:sz w:val="18"/>
          <w:szCs w:val="18"/>
          <w:shd w:val="clear" w:fill="EFEFEF"/>
        </w:rPr>
        <w:t>E D POST -1 1 0</w:t>
      </w:r>
    </w:p>
    <w:p w14:paraId="15DEDAA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210" w:afterAutospacing="0" w:line="263" w:lineRule="atLeast"/>
        <w:ind w:left="0" w:right="0"/>
        <w:rPr>
          <w:rFonts w:hint="default" w:ascii="Consolas" w:hAnsi="Consolas" w:eastAsia="Consolas" w:cs="Consolas"/>
          <w:color w:val="880000"/>
          <w:sz w:val="18"/>
          <w:szCs w:val="18"/>
        </w:rPr>
      </w:pPr>
      <w:r>
        <w:rPr>
          <w:rFonts w:hint="default" w:ascii="Consolas" w:hAnsi="Consolas" w:eastAsia="Consolas" w:cs="Consolas"/>
          <w:i w:val="0"/>
          <w:iCs w:val="0"/>
          <w:caps w:val="0"/>
          <w:color w:val="880000"/>
          <w:spacing w:val="0"/>
          <w:sz w:val="18"/>
          <w:szCs w:val="18"/>
          <w:shd w:val="clear" w:fill="EFEFEF"/>
        </w:rPr>
        <w:t>0</w:t>
      </w:r>
    </w:p>
    <w:p w14:paraId="669312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222222"/>
          <w:spacing w:val="0"/>
          <w:sz w:val="24"/>
          <w:szCs w:val="24"/>
        </w:rPr>
      </w:pPr>
      <w:r>
        <w:rPr>
          <w:rFonts w:hint="default" w:ascii="Helvetica" w:hAnsi="Helvetica" w:eastAsia="Helvetica" w:cs="Helvetica"/>
          <w:b/>
          <w:bCs/>
          <w:i w:val="0"/>
          <w:iCs w:val="0"/>
          <w:caps w:val="0"/>
          <w:color w:val="222222"/>
          <w:spacing w:val="0"/>
          <w:kern w:val="0"/>
          <w:sz w:val="24"/>
          <w:szCs w:val="24"/>
          <w:shd w:val="clear" w:fill="FFFFFF"/>
          <w:lang w:val="en-US" w:eastAsia="zh-CN" w:bidi="ar"/>
        </w:rPr>
        <w:t>Note</w:t>
      </w:r>
    </w:p>
    <w:p w14:paraId="1BC4F7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Examples</w:t>
      </w:r>
    </w:p>
    <w:p w14:paraId="4967C9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If interactive problems are new to you, begin with Example 1 and focus on the repeating pattern: read a complete frame on the left, update your state, then print one complete response on the right. The exact timestamps are consequences of the supplied costs; your scheduler never has to predict them. The transcript below shows the participant-side input and output directly; output responses contain no timestamps.</w:t>
      </w:r>
    </w:p>
    <w:p w14:paraId="1F2507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examples use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S</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latency_in_ms=2</w:t>
      </w:r>
      <w:r>
        <w:rPr>
          <w:rFonts w:hint="default" w:ascii="Helvetica" w:hAnsi="Helvetica" w:eastAsia="Helvetica" w:cs="Helvetica"/>
          <w:i w:val="0"/>
          <w:iCs w:val="0"/>
          <w:caps w:val="0"/>
          <w:color w:val="222222"/>
          <w:spacing w:val="0"/>
          <w:sz w:val="21"/>
          <w:szCs w:val="21"/>
          <w:shd w:val="clear" w:fill="FFFFFF"/>
        </w:rPr>
        <w:t>, </w:t>
      </w:r>
      <w:r>
        <w:rPr>
          <w:rFonts w:hint="default" w:ascii="MathJax_Main" w:hAnsi="MathJax_Main" w:eastAsia="MathJax_Main" w:cs="MathJax_Main"/>
          <w:b w:val="0"/>
          <w:bCs w:val="0"/>
          <w:i w:val="0"/>
          <w:iCs w:val="0"/>
          <w:caps w:val="0"/>
          <w:color w:val="000000"/>
          <w:spacing w:val="0"/>
          <w:sz w:val="25"/>
          <w:szCs w:val="25"/>
          <w:u w:val="none"/>
          <w:shd w:val="clear" w:fill="FFFFFF"/>
        </w:rPr>
        <w:t>bandwidth_gbps=1</w:t>
      </w:r>
      <w:r>
        <w:rPr>
          <w:rFonts w:hint="default" w:ascii="Helvetica" w:hAnsi="Helvetica" w:eastAsia="Helvetica" w:cs="Helvetica"/>
          <w:i w:val="0"/>
          <w:iCs w:val="0"/>
          <w:caps w:val="0"/>
          <w:color w:val="222222"/>
          <w:spacing w:val="0"/>
          <w:sz w:val="21"/>
          <w:szCs w:val="21"/>
          <w:shd w:val="clear" w:fill="FFFFFF"/>
        </w:rPr>
        <w:t>, and </w:t>
      </w:r>
      <w:r>
        <w:rPr>
          <w:rFonts w:hint="default" w:ascii="MathJax_Main" w:hAnsi="MathJax_Main" w:eastAsia="MathJax_Main" w:cs="MathJax_Main"/>
          <w:b w:val="0"/>
          <w:bCs w:val="0"/>
          <w:i w:val="0"/>
          <w:iCs w:val="0"/>
          <w:caps w:val="0"/>
          <w:color w:val="000000"/>
          <w:spacing w:val="0"/>
          <w:sz w:val="25"/>
          <w:szCs w:val="25"/>
          <w:u w:val="none"/>
          <w:shd w:val="clear" w:fill="FFFFFF"/>
        </w:rPr>
        <w:t>bytes_per_token=125000</w:t>
      </w:r>
      <w:r>
        <w:rPr>
          <w:rFonts w:hint="default" w:ascii="Helvetica" w:hAnsi="Helvetica" w:eastAsia="Helvetica" w:cs="Helvetica"/>
          <w:i w:val="0"/>
          <w:iCs w:val="0"/>
          <w:caps w:val="0"/>
          <w:color w:val="222222"/>
          <w:spacing w:val="0"/>
          <w:sz w:val="21"/>
          <w:szCs w:val="21"/>
          <w:shd w:val="clear" w:fill="FFFFFF"/>
        </w:rPr>
        <w:t>. Because bandwidth is in gigabits per second, a one-token transfer takes </w:t>
      </w:r>
      <w:r>
        <w:rPr>
          <w:rFonts w:hint="default" w:ascii="MathJax_Main" w:hAnsi="MathJax_Main" w:eastAsia="MathJax_Main" w:cs="MathJax_Main"/>
          <w:b w:val="0"/>
          <w:bCs w:val="0"/>
          <w:i w:val="0"/>
          <w:iCs w:val="0"/>
          <w:caps w:val="0"/>
          <w:color w:val="000000"/>
          <w:spacing w:val="0"/>
          <w:sz w:val="25"/>
          <w:szCs w:val="25"/>
          <w:u w:val="none"/>
          <w:shd w:val="clear" w:fill="FFFFFF"/>
        </w:rPr>
        <w:t>2+8⋅125000/10</w:t>
      </w:r>
      <w:r>
        <w:rPr>
          <w:rFonts w:hint="default" w:ascii="MathJax_Main" w:hAnsi="MathJax_Main" w:eastAsia="MathJax_Main" w:cs="MathJax_Main"/>
          <w:b w:val="0"/>
          <w:bCs w:val="0"/>
          <w:i w:val="0"/>
          <w:iCs w:val="0"/>
          <w:caps w:val="0"/>
          <w:color w:val="000000"/>
          <w:spacing w:val="0"/>
          <w:sz w:val="17"/>
          <w:szCs w:val="17"/>
          <w:u w:val="none"/>
          <w:shd w:val="clear" w:fill="FFFFFF"/>
        </w:rPr>
        <w:t>6</w:t>
      </w:r>
      <w:r>
        <w:rPr>
          <w:rFonts w:hint="default" w:ascii="MathJax_Main" w:hAnsi="MathJax_Main" w:eastAsia="MathJax_Main" w:cs="MathJax_Main"/>
          <w:b w:val="0"/>
          <w:bCs w:val="0"/>
          <w:i w:val="0"/>
          <w:iCs w:val="0"/>
          <w:caps w:val="0"/>
          <w:color w:val="000000"/>
          <w:spacing w:val="0"/>
          <w:sz w:val="25"/>
          <w:szCs w:val="25"/>
          <w:u w:val="none"/>
          <w:shd w:val="clear" w:fill="FFFFFF"/>
        </w:rPr>
        <w:t>=3</w:t>
      </w:r>
      <w:r>
        <w:rPr>
          <w:rFonts w:hint="default" w:ascii="Helvetica" w:hAnsi="Helvetica" w:eastAsia="Helvetica" w:cs="Helvetica"/>
          <w:i w:val="0"/>
          <w:iCs w:val="0"/>
          <w:caps w:val="0"/>
          <w:color w:val="222222"/>
          <w:spacing w:val="0"/>
          <w:sz w:val="21"/>
          <w:szCs w:val="21"/>
          <w:shd w:val="clear" w:fill="FFFFFF"/>
        </w:rPr>
        <w:t> ms. Every table has the interactor's input on the left and your complete response on the right. Each protocol line occupies its own table row. A response begins with its assignment count.</w:t>
      </w:r>
    </w:p>
    <w:p w14:paraId="67C5D4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Example 1: one request, end to end.</w:t>
      </w:r>
    </w:p>
    <w:p w14:paraId="11E8DC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Here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K</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w:t>
      </w:r>
      <w:r>
        <w:rPr>
          <w:rFonts w:hint="default" w:ascii="MathJax_Main-italic" w:hAnsi="MathJax_Main-italic" w:eastAsia="MathJax_Main-italic" w:cs="MathJax_Main-italic"/>
          <w:b w:val="0"/>
          <w:bCs w:val="0"/>
          <w:i w:val="0"/>
          <w:iCs w:val="0"/>
          <w:caps w:val="0"/>
          <w:color w:val="000000"/>
          <w:spacing w:val="0"/>
          <w:sz w:val="25"/>
          <w:szCs w:val="25"/>
          <w:u w:val="none"/>
          <w:shd w:val="clear" w:fill="FFFFFF"/>
        </w:rPr>
        <w:t>num_layers</w:t>
      </w:r>
      <w:r>
        <w:rPr>
          <w:rFonts w:hint="default" w:ascii="MathJax_Main" w:hAnsi="MathJax_Main" w:eastAsia="MathJax_Main" w:cs="MathJax_Main"/>
          <w:b w:val="0"/>
          <w:bCs w:val="0"/>
          <w:i w:val="0"/>
          <w:iCs w:val="0"/>
          <w:caps w:val="0"/>
          <w:color w:val="000000"/>
          <w:spacing w:val="0"/>
          <w:sz w:val="25"/>
          <w:szCs w:val="25"/>
          <w:u w:val="none"/>
          <w:shd w:val="clear" w:fill="FFFFFF"/>
        </w:rPr>
        <w:t>=4</w:t>
      </w:r>
      <w:r>
        <w:rPr>
          <w:rFonts w:hint="default" w:ascii="Helvetica" w:hAnsi="Helvetica" w:eastAsia="Helvetica" w:cs="Helvetica"/>
          <w:i w:val="0"/>
          <w:iCs w:val="0"/>
          <w:caps w:val="0"/>
          <w:color w:val="222222"/>
          <w:spacing w:val="0"/>
          <w:sz w:val="21"/>
          <w:szCs w:val="21"/>
          <w:shd w:val="clear" w:fill="FFFFFF"/>
        </w:rPr>
        <w:t>, request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has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in</w:t>
      </w:r>
      <w:r>
        <w:rPr>
          <w:rFonts w:hint="default" w:ascii="MathJax_Main" w:hAnsi="MathJax_Main" w:eastAsia="MathJax_Main" w:cs="MathJax_Main"/>
          <w:b w:val="0"/>
          <w:bCs w:val="0"/>
          <w:i w:val="0"/>
          <w:iCs w:val="0"/>
          <w:caps w:val="0"/>
          <w:color w:val="000000"/>
          <w:spacing w:val="0"/>
          <w:sz w:val="25"/>
          <w:szCs w:val="25"/>
          <w:u w:val="none"/>
          <w:shd w:val="clear" w:fill="FFFFFF"/>
        </w:rPr>
        <w:t>[0]=4</w:t>
      </w:r>
      <w:r>
        <w:rPr>
          <w:rFonts w:hint="default" w:ascii="Helvetica" w:hAnsi="Helvetica" w:eastAsia="Helvetica" w:cs="Helvetica"/>
          <w:i w:val="0"/>
          <w:iCs w:val="0"/>
          <w:caps w:val="0"/>
          <w:color w:val="222222"/>
          <w:spacing w:val="0"/>
          <w:sz w:val="21"/>
          <w:szCs w:val="21"/>
          <w:shd w:val="clear" w:fill="FFFFFF"/>
        </w:rPr>
        <w:t> and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[0]=1</w:t>
      </w:r>
      <w:r>
        <w:rPr>
          <w:rFonts w:hint="default" w:ascii="Helvetica" w:hAnsi="Helvetica" w:eastAsia="Helvetica" w:cs="Helvetica"/>
          <w:i w:val="0"/>
          <w:iCs w:val="0"/>
          <w:caps w:val="0"/>
          <w:color w:val="222222"/>
          <w:spacing w:val="0"/>
          <w:sz w:val="21"/>
          <w:szCs w:val="21"/>
          <w:shd w:val="clear" w:fill="FFFFFF"/>
        </w:rPr>
        <w:t>, and the relevant execution durations are </w:t>
      </w:r>
      <w:r>
        <w:rPr>
          <w:rFonts w:hint="default" w:ascii="MathJax_Main" w:hAnsi="MathJax_Main" w:eastAsia="MathJax_Main" w:cs="MathJax_Main"/>
          <w:b w:val="0"/>
          <w:bCs w:val="0"/>
          <w:i w:val="0"/>
          <w:iCs w:val="0"/>
          <w:caps w:val="0"/>
          <w:color w:val="000000"/>
          <w:spacing w:val="0"/>
          <w:sz w:val="25"/>
          <w:szCs w:val="25"/>
          <w:u w:val="none"/>
          <w:shd w:val="clear" w:fill="FFFFFF"/>
        </w:rPr>
        <w:t>3,10,2</w:t>
      </w:r>
      <w:r>
        <w:rPr>
          <w:rFonts w:hint="default" w:ascii="Helvetica" w:hAnsi="Helvetica" w:eastAsia="Helvetica" w:cs="Helvetica"/>
          <w:i w:val="0"/>
          <w:iCs w:val="0"/>
          <w:caps w:val="0"/>
          <w:color w:val="222222"/>
          <w:spacing w:val="0"/>
          <w:sz w:val="21"/>
          <w:szCs w:val="21"/>
          <w:shd w:val="clear" w:fill="FFFFFF"/>
        </w:rPr>
        <w:t> ms for input stage and </w:t>
      </w:r>
      <w:r>
        <w:rPr>
          <w:rFonts w:hint="default" w:ascii="MathJax_Main" w:hAnsi="MathJax_Main" w:eastAsia="MathJax_Main" w:cs="MathJax_Main"/>
          <w:b w:val="0"/>
          <w:bCs w:val="0"/>
          <w:i w:val="0"/>
          <w:iCs w:val="0"/>
          <w:caps w:val="0"/>
          <w:color w:val="000000"/>
          <w:spacing w:val="0"/>
          <w:sz w:val="25"/>
          <w:szCs w:val="25"/>
          <w:u w:val="none"/>
          <w:shd w:val="clear" w:fill="FFFFFF"/>
        </w:rPr>
        <w:t>1,4,1</w:t>
      </w:r>
      <w:r>
        <w:rPr>
          <w:rFonts w:hint="default" w:ascii="Helvetica" w:hAnsi="Helvetica" w:eastAsia="Helvetica" w:cs="Helvetica"/>
          <w:i w:val="0"/>
          <w:iCs w:val="0"/>
          <w:caps w:val="0"/>
          <w:color w:val="222222"/>
          <w:spacing w:val="0"/>
          <w:sz w:val="21"/>
          <w:szCs w:val="21"/>
          <w:shd w:val="clear" w:fill="FFFFFF"/>
        </w:rPr>
        <w:t> ms for output. The scheduler uses one full input-stage piece.</w:t>
      </w:r>
    </w:p>
    <w:tbl>
      <w:tblPr>
        <w:tblStyle w:val="3"/>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77"/>
        <w:gridCol w:w="2222"/>
      </w:tblGrid>
      <w:tr w14:paraId="32C8018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7A1E22B">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Interactor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9626BB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Your response</w:t>
            </w:r>
          </w:p>
        </w:tc>
      </w:tr>
      <w:tr w14:paraId="26703E0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A29EEE3">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0C8A82B7">
            <w:pPr>
              <w:jc w:val="left"/>
              <w:rPr>
                <w:rFonts w:hint="eastAsia" w:ascii="SimSun"/>
                <w:color w:val="222222"/>
                <w:sz w:val="24"/>
                <w:szCs w:val="24"/>
              </w:rPr>
            </w:pPr>
          </w:p>
        </w:tc>
      </w:tr>
      <w:tr w14:paraId="3DA2141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07190C0">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A7D6BEE">
            <w:pPr>
              <w:jc w:val="left"/>
              <w:rPr>
                <w:rFonts w:hint="eastAsia" w:ascii="SimSun"/>
                <w:color w:val="222222"/>
                <w:sz w:val="24"/>
                <w:szCs w:val="24"/>
              </w:rPr>
            </w:pPr>
          </w:p>
        </w:tc>
      </w:tr>
      <w:tr w14:paraId="153780C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A69BED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216727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5008B26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45CD36D">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5A77EB4">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E P PRE 0 0</w:t>
            </w:r>
          </w:p>
        </w:tc>
      </w:tr>
      <w:tr w14:paraId="6D59A89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CE34219">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ARR 0 4</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5C746623">
            <w:pPr>
              <w:jc w:val="left"/>
              <w:rPr>
                <w:rFonts w:hint="eastAsia" w:ascii="SimSun"/>
                <w:color w:val="222222"/>
                <w:sz w:val="24"/>
                <w:szCs w:val="24"/>
              </w:rPr>
            </w:pPr>
          </w:p>
        </w:tc>
      </w:tr>
      <w:tr w14:paraId="0E82B4A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0C7E92A7">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3AD9B1E">
            <w:pPr>
              <w:jc w:val="left"/>
              <w:rPr>
                <w:rFonts w:hint="eastAsia" w:ascii="SimSun"/>
                <w:color w:val="222222"/>
                <w:sz w:val="24"/>
                <w:szCs w:val="24"/>
              </w:rPr>
            </w:pPr>
          </w:p>
        </w:tc>
      </w:tr>
      <w:tr w14:paraId="4EBAA8E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28FC366">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2DA7CF6">
            <w:pPr>
              <w:jc w:val="left"/>
              <w:rPr>
                <w:rFonts w:hint="eastAsia" w:ascii="SimSun"/>
                <w:color w:val="222222"/>
                <w:sz w:val="24"/>
                <w:szCs w:val="24"/>
              </w:rPr>
            </w:pPr>
          </w:p>
        </w:tc>
      </w:tr>
      <w:tr w14:paraId="5381217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EF87ABD">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4.000000000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F43427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1C3CE9F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7DD1219">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869F132">
            <w:pPr>
              <w:jc w:val="left"/>
              <w:rPr>
                <w:rFonts w:hint="eastAsia" w:ascii="SimSun"/>
                <w:color w:val="222222"/>
                <w:sz w:val="24"/>
                <w:szCs w:val="24"/>
              </w:rPr>
            </w:pPr>
          </w:p>
        </w:tc>
      </w:tr>
      <w:tr w14:paraId="07C42F8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1478DC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E P PRE 0 0 3.000000000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9DFB209">
            <w:pPr>
              <w:jc w:val="left"/>
              <w:rPr>
                <w:rFonts w:hint="eastAsia" w:ascii="SimSun"/>
                <w:color w:val="222222"/>
                <w:sz w:val="24"/>
                <w:szCs w:val="24"/>
              </w:rPr>
            </w:pPr>
          </w:p>
        </w:tc>
      </w:tr>
      <w:tr w14:paraId="7E6A097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59AE3A3">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0AB927DC">
            <w:pPr>
              <w:jc w:val="left"/>
              <w:rPr>
                <w:rFonts w:hint="eastAsia" w:ascii="SimSun"/>
                <w:color w:val="222222"/>
                <w:sz w:val="24"/>
                <w:szCs w:val="24"/>
              </w:rPr>
            </w:pPr>
          </w:p>
        </w:tc>
      </w:tr>
      <w:tr w14:paraId="1116795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EA2747A">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901EF9D">
            <w:pPr>
              <w:jc w:val="left"/>
              <w:rPr>
                <w:rFonts w:hint="eastAsia" w:ascii="SimSun"/>
                <w:color w:val="222222"/>
                <w:sz w:val="24"/>
                <w:szCs w:val="24"/>
              </w:rPr>
            </w:pPr>
          </w:p>
        </w:tc>
      </w:tr>
      <w:tr w14:paraId="1D37F17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FA7AE8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10.000000000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B58891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0280D8B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72607B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1425849">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C0 P PROC 0 4 0 0</w:t>
            </w:r>
          </w:p>
        </w:tc>
      </w:tr>
      <w:tr w14:paraId="77FD278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20E6D2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XDN UP 0 500000 PRE 1 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4AAB113">
            <w:pPr>
              <w:jc w:val="left"/>
              <w:rPr>
                <w:rFonts w:hint="eastAsia" w:ascii="SimSun"/>
                <w:color w:val="222222"/>
                <w:sz w:val="24"/>
                <w:szCs w:val="24"/>
              </w:rPr>
            </w:pPr>
          </w:p>
        </w:tc>
      </w:tr>
      <w:tr w14:paraId="3FD0E8B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1017DEEB">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67375D72">
            <w:pPr>
              <w:jc w:val="left"/>
              <w:rPr>
                <w:rFonts w:hint="eastAsia" w:ascii="SimSun"/>
                <w:color w:val="222222"/>
                <w:sz w:val="24"/>
                <w:szCs w:val="24"/>
              </w:rPr>
            </w:pPr>
          </w:p>
        </w:tc>
      </w:tr>
      <w:tr w14:paraId="6DFF89D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C1315FE">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692409E">
            <w:pPr>
              <w:jc w:val="left"/>
              <w:rPr>
                <w:rFonts w:hint="eastAsia" w:ascii="SimSun"/>
                <w:color w:val="222222"/>
                <w:sz w:val="24"/>
                <w:szCs w:val="24"/>
              </w:rPr>
            </w:pPr>
          </w:p>
        </w:tc>
      </w:tr>
      <w:tr w14:paraId="66C7A00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A8E68D2">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21.000000000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BD82DB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1B575A5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309DA4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58CE0D2">
            <w:pPr>
              <w:jc w:val="left"/>
              <w:rPr>
                <w:rFonts w:hint="eastAsia" w:ascii="SimSun"/>
                <w:color w:val="222222"/>
                <w:sz w:val="24"/>
                <w:szCs w:val="24"/>
              </w:rPr>
            </w:pPr>
          </w:p>
        </w:tc>
      </w:tr>
      <w:tr w14:paraId="21E47CD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30C9562">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C0 P PROC 0 4 0 0 10.000000000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6195FFE">
            <w:pPr>
              <w:jc w:val="left"/>
              <w:rPr>
                <w:rFonts w:hint="eastAsia" w:ascii="SimSun"/>
                <w:color w:val="222222"/>
                <w:sz w:val="24"/>
                <w:szCs w:val="24"/>
              </w:rPr>
            </w:pPr>
          </w:p>
        </w:tc>
      </w:tr>
      <w:tr w14:paraId="558109E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0D30F40">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40F9E476">
            <w:pPr>
              <w:jc w:val="left"/>
              <w:rPr>
                <w:rFonts w:hint="eastAsia" w:ascii="SimSun"/>
                <w:color w:val="222222"/>
                <w:sz w:val="24"/>
                <w:szCs w:val="24"/>
              </w:rPr>
            </w:pPr>
          </w:p>
        </w:tc>
      </w:tr>
      <w:tr w14:paraId="1F1CFED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1124599">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C88829A">
            <w:pPr>
              <w:jc w:val="left"/>
              <w:rPr>
                <w:rFonts w:hint="eastAsia" w:ascii="SimSun"/>
                <w:color w:val="222222"/>
                <w:sz w:val="24"/>
                <w:szCs w:val="24"/>
              </w:rPr>
            </w:pPr>
          </w:p>
        </w:tc>
      </w:tr>
      <w:tr w14:paraId="3BD9CBD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E1AD06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27.000000000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CE0363C">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7AB35D3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C50542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D42E06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E P POST 0 0</w:t>
            </w:r>
          </w:p>
        </w:tc>
      </w:tr>
      <w:tr w14:paraId="798BB98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31AF73F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XDN DOWN 0 500000 PRE 1 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146E278">
            <w:pPr>
              <w:jc w:val="left"/>
              <w:rPr>
                <w:rFonts w:hint="eastAsia" w:ascii="SimSun"/>
                <w:color w:val="222222"/>
                <w:sz w:val="24"/>
                <w:szCs w:val="24"/>
              </w:rPr>
            </w:pPr>
          </w:p>
        </w:tc>
      </w:tr>
      <w:tr w14:paraId="5642537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1AEF2661">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3034D07D">
            <w:pPr>
              <w:jc w:val="left"/>
              <w:rPr>
                <w:rFonts w:hint="eastAsia" w:ascii="SimSun"/>
                <w:color w:val="222222"/>
                <w:sz w:val="24"/>
                <w:szCs w:val="24"/>
              </w:rPr>
            </w:pPr>
          </w:p>
        </w:tc>
      </w:tr>
      <w:tr w14:paraId="5AC6A6D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8460225">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4FC265A">
            <w:pPr>
              <w:jc w:val="left"/>
              <w:rPr>
                <w:rFonts w:hint="eastAsia" w:ascii="SimSun"/>
                <w:color w:val="222222"/>
                <w:sz w:val="24"/>
                <w:szCs w:val="24"/>
              </w:rPr>
            </w:pPr>
          </w:p>
        </w:tc>
      </w:tr>
      <w:tr w14:paraId="750FDA4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54DB534">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30.000000000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CCE66C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710B11D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C3F5DE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14659B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E D PRE -1 1 0</w:t>
            </w:r>
          </w:p>
        </w:tc>
      </w:tr>
      <w:tr w14:paraId="1790D2F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8285FC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E P POST 0 0 2.000000000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1A8F899">
            <w:pPr>
              <w:jc w:val="left"/>
              <w:rPr>
                <w:rFonts w:hint="eastAsia" w:ascii="SimSun"/>
                <w:color w:val="222222"/>
                <w:sz w:val="24"/>
                <w:szCs w:val="24"/>
              </w:rPr>
            </w:pPr>
          </w:p>
        </w:tc>
      </w:tr>
      <w:tr w14:paraId="1F2A6CB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415FDB30">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6A9ABBB0">
            <w:pPr>
              <w:jc w:val="left"/>
              <w:rPr>
                <w:rFonts w:hint="eastAsia" w:ascii="SimSun"/>
                <w:color w:val="222222"/>
                <w:sz w:val="24"/>
                <w:szCs w:val="24"/>
              </w:rPr>
            </w:pPr>
          </w:p>
        </w:tc>
      </w:tr>
      <w:tr w14:paraId="5D66F74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C23F6E2">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D47E998">
            <w:pPr>
              <w:jc w:val="left"/>
              <w:rPr>
                <w:rFonts w:hint="eastAsia" w:ascii="SimSun"/>
                <w:color w:val="222222"/>
                <w:sz w:val="24"/>
                <w:szCs w:val="24"/>
              </w:rPr>
            </w:pPr>
          </w:p>
        </w:tc>
      </w:tr>
      <w:tr w14:paraId="67DBF32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F7D8FCD">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32.000000000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1BB6784">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591038B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F609D6C">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5ECC8F0">
            <w:pPr>
              <w:jc w:val="left"/>
              <w:rPr>
                <w:rFonts w:hint="eastAsia" w:ascii="SimSun"/>
                <w:color w:val="222222"/>
                <w:sz w:val="24"/>
                <w:szCs w:val="24"/>
              </w:rPr>
            </w:pPr>
          </w:p>
        </w:tc>
      </w:tr>
      <w:tr w14:paraId="2866459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A7A974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E D PRE -1 1 0 1.000000000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E5CCAEC">
            <w:pPr>
              <w:jc w:val="left"/>
              <w:rPr>
                <w:rFonts w:hint="eastAsia" w:ascii="SimSun"/>
                <w:color w:val="222222"/>
                <w:sz w:val="24"/>
                <w:szCs w:val="24"/>
              </w:rPr>
            </w:pPr>
          </w:p>
        </w:tc>
      </w:tr>
      <w:tr w14:paraId="1D71680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24062668">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5C2DBCBB">
            <w:pPr>
              <w:jc w:val="left"/>
              <w:rPr>
                <w:rFonts w:hint="eastAsia" w:ascii="SimSun"/>
                <w:color w:val="222222"/>
                <w:sz w:val="24"/>
                <w:szCs w:val="24"/>
              </w:rPr>
            </w:pPr>
          </w:p>
        </w:tc>
      </w:tr>
      <w:tr w14:paraId="78971F8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2097BA4">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5BD05EF">
            <w:pPr>
              <w:jc w:val="left"/>
              <w:rPr>
                <w:rFonts w:hint="eastAsia" w:ascii="SimSun"/>
                <w:color w:val="222222"/>
                <w:sz w:val="24"/>
                <w:szCs w:val="24"/>
              </w:rPr>
            </w:pPr>
          </w:p>
        </w:tc>
      </w:tr>
      <w:tr w14:paraId="0B70349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67AD671">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35.000000000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C9B259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1B643AF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ED330BC">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052855D">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C0 D PROC 0 1 0</w:t>
            </w:r>
          </w:p>
        </w:tc>
      </w:tr>
      <w:tr w14:paraId="6183E9A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24E3C554">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XDN UP 0 125000 DEC 1 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6F10D68">
            <w:pPr>
              <w:jc w:val="left"/>
              <w:rPr>
                <w:rFonts w:hint="eastAsia" w:ascii="SimSun"/>
                <w:color w:val="222222"/>
                <w:sz w:val="24"/>
                <w:szCs w:val="24"/>
              </w:rPr>
            </w:pPr>
          </w:p>
        </w:tc>
      </w:tr>
      <w:tr w14:paraId="70FCEAF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2E4140B8">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B7DFC1C">
            <w:pPr>
              <w:jc w:val="left"/>
              <w:rPr>
                <w:rFonts w:hint="eastAsia" w:ascii="SimSun"/>
                <w:color w:val="222222"/>
                <w:sz w:val="24"/>
                <w:szCs w:val="24"/>
              </w:rPr>
            </w:pPr>
          </w:p>
        </w:tc>
      </w:tr>
      <w:tr w14:paraId="16D358D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4578CC0">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1308F22">
            <w:pPr>
              <w:jc w:val="left"/>
              <w:rPr>
                <w:rFonts w:hint="eastAsia" w:ascii="SimSun"/>
                <w:color w:val="222222"/>
                <w:sz w:val="24"/>
                <w:szCs w:val="24"/>
              </w:rPr>
            </w:pPr>
          </w:p>
        </w:tc>
      </w:tr>
      <w:tr w14:paraId="5F0A089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9072082">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40.000000000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707977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1347092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EF9C27B">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ACDC707">
            <w:pPr>
              <w:jc w:val="left"/>
              <w:rPr>
                <w:rFonts w:hint="eastAsia" w:ascii="SimSun"/>
                <w:color w:val="222222"/>
                <w:sz w:val="24"/>
                <w:szCs w:val="24"/>
              </w:rPr>
            </w:pPr>
          </w:p>
        </w:tc>
      </w:tr>
      <w:tr w14:paraId="134F296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3644E3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C0 D PROC 0 1 0 4.000000000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0DE3347">
            <w:pPr>
              <w:jc w:val="left"/>
              <w:rPr>
                <w:rFonts w:hint="eastAsia" w:ascii="SimSun"/>
                <w:color w:val="222222"/>
                <w:sz w:val="24"/>
                <w:szCs w:val="24"/>
              </w:rPr>
            </w:pPr>
          </w:p>
        </w:tc>
      </w:tr>
      <w:tr w14:paraId="1A64D37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06DDA127">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218DA22B">
            <w:pPr>
              <w:jc w:val="left"/>
              <w:rPr>
                <w:rFonts w:hint="eastAsia" w:ascii="SimSun"/>
                <w:color w:val="222222"/>
                <w:sz w:val="24"/>
                <w:szCs w:val="24"/>
              </w:rPr>
            </w:pPr>
          </w:p>
        </w:tc>
      </w:tr>
      <w:tr w14:paraId="242B844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3E6DA80">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5401746">
            <w:pPr>
              <w:jc w:val="left"/>
              <w:rPr>
                <w:rFonts w:hint="eastAsia" w:ascii="SimSun"/>
                <w:color w:val="222222"/>
                <w:sz w:val="24"/>
                <w:szCs w:val="24"/>
              </w:rPr>
            </w:pPr>
          </w:p>
        </w:tc>
      </w:tr>
      <w:tr w14:paraId="1B88EA1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F3302B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43.000000000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1BCB06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505FD4B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7A20B2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0969BF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E D POST -1 1 0</w:t>
            </w:r>
          </w:p>
        </w:tc>
      </w:tr>
      <w:tr w14:paraId="3F3387F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8247AE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XDN DOWN 0 125000 DEC 1 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61542923">
            <w:pPr>
              <w:jc w:val="left"/>
              <w:rPr>
                <w:rFonts w:hint="eastAsia" w:ascii="SimSun"/>
                <w:color w:val="222222"/>
                <w:sz w:val="24"/>
                <w:szCs w:val="24"/>
              </w:rPr>
            </w:pPr>
          </w:p>
        </w:tc>
      </w:tr>
      <w:tr w14:paraId="1182A7C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88C7978">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1A09FC47">
            <w:pPr>
              <w:jc w:val="left"/>
              <w:rPr>
                <w:rFonts w:hint="eastAsia" w:ascii="SimSun"/>
                <w:color w:val="222222"/>
                <w:sz w:val="24"/>
                <w:szCs w:val="24"/>
              </w:rPr>
            </w:pPr>
          </w:p>
        </w:tc>
      </w:tr>
      <w:tr w14:paraId="1E489D6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BC33ABB">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52225E8">
            <w:pPr>
              <w:jc w:val="left"/>
              <w:rPr>
                <w:rFonts w:hint="eastAsia" w:ascii="SimSun"/>
                <w:color w:val="222222"/>
                <w:sz w:val="24"/>
                <w:szCs w:val="24"/>
              </w:rPr>
            </w:pPr>
          </w:p>
        </w:tc>
      </w:tr>
      <w:tr w14:paraId="0E36517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AE9C80D">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45.000000000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DF17B9B">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2DE328D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8399ED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2</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C220F76">
            <w:pPr>
              <w:jc w:val="left"/>
              <w:rPr>
                <w:rFonts w:hint="eastAsia" w:ascii="SimSun"/>
                <w:color w:val="222222"/>
                <w:sz w:val="24"/>
                <w:szCs w:val="24"/>
              </w:rPr>
            </w:pPr>
          </w:p>
        </w:tc>
      </w:tr>
      <w:tr w14:paraId="50E5E8C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CD42499">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E D POST -1 1 0 1.000000000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70959DE">
            <w:pPr>
              <w:jc w:val="left"/>
              <w:rPr>
                <w:rFonts w:hint="eastAsia" w:ascii="SimSun"/>
                <w:color w:val="222222"/>
                <w:sz w:val="24"/>
                <w:szCs w:val="24"/>
              </w:rPr>
            </w:pPr>
          </w:p>
        </w:tc>
      </w:tr>
      <w:tr w14:paraId="22D6D9C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59B7516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FIN 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66717B53">
            <w:pPr>
              <w:jc w:val="left"/>
              <w:rPr>
                <w:rFonts w:hint="eastAsia" w:ascii="SimSun"/>
                <w:color w:val="222222"/>
                <w:sz w:val="24"/>
                <w:szCs w:val="24"/>
              </w:rPr>
            </w:pPr>
          </w:p>
        </w:tc>
      </w:tr>
      <w:tr w14:paraId="42927F8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3A85824A">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37AA256">
            <w:pPr>
              <w:jc w:val="left"/>
              <w:rPr>
                <w:rFonts w:hint="eastAsia" w:ascii="SimSun"/>
                <w:color w:val="222222"/>
                <w:sz w:val="24"/>
                <w:szCs w:val="24"/>
              </w:rPr>
            </w:pPr>
          </w:p>
        </w:tc>
      </w:tr>
      <w:tr w14:paraId="5320D4C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F2D6D40">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A4E9587">
            <w:pPr>
              <w:jc w:val="left"/>
              <w:rPr>
                <w:rFonts w:hint="eastAsia" w:ascii="SimSun"/>
                <w:color w:val="222222"/>
                <w:sz w:val="24"/>
                <w:szCs w:val="24"/>
              </w:rPr>
            </w:pPr>
          </w:p>
        </w:tc>
      </w:tr>
      <w:tr w14:paraId="3A6806D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196FA8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END</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4BFC94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exit</w:t>
            </w:r>
          </w:p>
        </w:tc>
      </w:tr>
    </w:tbl>
    <w:p w14:paraId="336523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input-stage final step completes at </w:t>
      </w:r>
      <w:r>
        <w:rPr>
          <w:rFonts w:hint="default" w:ascii="MathJax_Main" w:hAnsi="MathJax_Main" w:eastAsia="MathJax_Main" w:cs="MathJax_Main"/>
          <w:b w:val="0"/>
          <w:bCs w:val="0"/>
          <w:i w:val="0"/>
          <w:iCs w:val="0"/>
          <w:caps w:val="0"/>
          <w:color w:val="000000"/>
          <w:spacing w:val="0"/>
          <w:sz w:val="25"/>
          <w:szCs w:val="25"/>
          <w:u w:val="none"/>
          <w:shd w:val="clear" w:fill="FFFFFF"/>
        </w:rPr>
        <w:t>30.000</w:t>
      </w:r>
      <w:r>
        <w:rPr>
          <w:rFonts w:hint="default" w:ascii="Helvetica" w:hAnsi="Helvetica" w:eastAsia="Helvetica" w:cs="Helvetica"/>
          <w:i w:val="0"/>
          <w:iCs w:val="0"/>
          <w:caps w:val="0"/>
          <w:color w:val="222222"/>
          <w:spacing w:val="0"/>
          <w:sz w:val="21"/>
          <w:szCs w:val="21"/>
          <w:shd w:val="clear" w:fill="FFFFFF"/>
        </w:rPr>
        <w:t>, so this request's TDR is </w:t>
      </w:r>
      <w:r>
        <w:rPr>
          <w:rFonts w:hint="default" w:ascii="MathJax_Main" w:hAnsi="MathJax_Main" w:eastAsia="MathJax_Main" w:cs="MathJax_Main"/>
          <w:b w:val="0"/>
          <w:bCs w:val="0"/>
          <w:i w:val="0"/>
          <w:iCs w:val="0"/>
          <w:caps w:val="0"/>
          <w:color w:val="000000"/>
          <w:spacing w:val="0"/>
          <w:sz w:val="25"/>
          <w:szCs w:val="25"/>
          <w:u w:val="none"/>
          <w:shd w:val="clear" w:fill="FFFFFF"/>
        </w:rPr>
        <w:t>30</w:t>
      </w:r>
      <w:r>
        <w:rPr>
          <w:rFonts w:hint="default" w:ascii="Helvetica" w:hAnsi="Helvetica" w:eastAsia="Helvetica" w:cs="Helvetica"/>
          <w:i w:val="0"/>
          <w:iCs w:val="0"/>
          <w:caps w:val="0"/>
          <w:color w:val="222222"/>
          <w:spacing w:val="0"/>
          <w:sz w:val="21"/>
          <w:szCs w:val="21"/>
          <w:shd w:val="clear" w:fill="FFFFFF"/>
        </w:rPr>
        <w:t> ms. Its only token is produced at </w:t>
      </w:r>
      <w:r>
        <w:rPr>
          <w:rFonts w:hint="default" w:ascii="MathJax_Main" w:hAnsi="MathJax_Main" w:eastAsia="MathJax_Main" w:cs="MathJax_Main"/>
          <w:b w:val="0"/>
          <w:bCs w:val="0"/>
          <w:i w:val="0"/>
          <w:iCs w:val="0"/>
          <w:caps w:val="0"/>
          <w:color w:val="000000"/>
          <w:spacing w:val="0"/>
          <w:sz w:val="25"/>
          <w:szCs w:val="25"/>
          <w:u w:val="none"/>
          <w:shd w:val="clear" w:fill="FFFFFF"/>
        </w:rPr>
        <w:t>45.000</w:t>
      </w:r>
      <w:r>
        <w:rPr>
          <w:rFonts w:hint="default" w:ascii="Helvetica" w:hAnsi="Helvetica" w:eastAsia="Helvetica" w:cs="Helvetica"/>
          <w:i w:val="0"/>
          <w:iCs w:val="0"/>
          <w:caps w:val="0"/>
          <w:color w:val="222222"/>
          <w:spacing w:val="0"/>
          <w:sz w:val="21"/>
          <w:szCs w:val="21"/>
          <w:shd w:val="clear" w:fill="FFFFFF"/>
        </w:rPr>
        <w:t>. Because </w:t>
      </w:r>
      <w:r>
        <w:rPr>
          <w:rFonts w:hint="default" w:ascii="MathJax_Math-italic" w:hAnsi="MathJax_Math-italic" w:eastAsia="MathJax_Math-italic" w:cs="MathJax_Math-italic"/>
          <w:b w:val="0"/>
          <w:bCs w:val="0"/>
          <w:i w:val="0"/>
          <w:iCs w:val="0"/>
          <w:caps w:val="0"/>
          <w:color w:val="000000"/>
          <w:spacing w:val="0"/>
          <w:sz w:val="25"/>
          <w:szCs w:val="25"/>
          <w:u w:val="none"/>
          <w:shd w:val="clear" w:fill="FFFFFF"/>
        </w:rPr>
        <w:t>L</w:t>
      </w:r>
      <w:r>
        <w:rPr>
          <w:rFonts w:hint="default" w:ascii="MathJax_Main" w:hAnsi="MathJax_Main" w:eastAsia="MathJax_Main" w:cs="MathJax_Main"/>
          <w:b w:val="0"/>
          <w:bCs w:val="0"/>
          <w:i w:val="0"/>
          <w:iCs w:val="0"/>
          <w:caps w:val="0"/>
          <w:color w:val="000000"/>
          <w:spacing w:val="0"/>
          <w:sz w:val="17"/>
          <w:szCs w:val="17"/>
          <w:u w:val="none"/>
          <w:shd w:val="clear" w:fill="FFFFFF"/>
        </w:rPr>
        <w:t>out</w:t>
      </w:r>
      <w:r>
        <w:rPr>
          <w:rFonts w:hint="default" w:ascii="MathJax_Main" w:hAnsi="MathJax_Main" w:eastAsia="MathJax_Main" w:cs="MathJax_Main"/>
          <w:b w:val="0"/>
          <w:bCs w:val="0"/>
          <w:i w:val="0"/>
          <w:iCs w:val="0"/>
          <w:caps w:val="0"/>
          <w:color w:val="000000"/>
          <w:spacing w:val="0"/>
          <w:sz w:val="25"/>
          <w:szCs w:val="25"/>
          <w:u w:val="none"/>
          <w:shd w:val="clear" w:fill="FFFFFF"/>
        </w:rPr>
        <w:t>[0]=1</w:t>
      </w:r>
      <w:r>
        <w:rPr>
          <w:rFonts w:hint="default" w:ascii="Helvetica" w:hAnsi="Helvetica" w:eastAsia="Helvetica" w:cs="Helvetica"/>
          <w:i w:val="0"/>
          <w:iCs w:val="0"/>
          <w:caps w:val="0"/>
          <w:color w:val="222222"/>
          <w:spacing w:val="0"/>
          <w:sz w:val="21"/>
          <w:szCs w:val="21"/>
          <w:shd w:val="clear" w:fill="FFFFFF"/>
        </w:rPr>
        <w:t>, it contributes no TPOT gap.</w:t>
      </w:r>
    </w:p>
    <w:p w14:paraId="0E7237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b/>
          <w:bCs/>
          <w:i w:val="0"/>
          <w:iCs w:val="0"/>
          <w:caps w:val="0"/>
          <w:color w:val="222222"/>
          <w:spacing w:val="0"/>
          <w:sz w:val="21"/>
          <w:szCs w:val="21"/>
          <w:shd w:val="clear" w:fill="FFFFFF"/>
        </w:rPr>
        <w:t>Example 2: grouping requests from two remote computers.</w:t>
      </w:r>
    </w:p>
    <w:p w14:paraId="41C351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Assume requests </w:t>
      </w:r>
      <w:r>
        <w:rPr>
          <w:rFonts w:hint="default" w:ascii="MathJax_Main" w:hAnsi="MathJax_Main" w:eastAsia="MathJax_Main" w:cs="MathJax_Main"/>
          <w:b w:val="0"/>
          <w:bCs w:val="0"/>
          <w:i w:val="0"/>
          <w:iCs w:val="0"/>
          <w:caps w:val="0"/>
          <w:color w:val="000000"/>
          <w:spacing w:val="0"/>
          <w:sz w:val="25"/>
          <w:szCs w:val="25"/>
          <w:u w:val="none"/>
          <w:shd w:val="clear" w:fill="FFFFFF"/>
        </w:rPr>
        <w:t>0</w:t>
      </w:r>
      <w:r>
        <w:rPr>
          <w:rFonts w:hint="default" w:ascii="Helvetica" w:hAnsi="Helvetica" w:eastAsia="Helvetica" w:cs="Helvetica"/>
          <w:i w:val="0"/>
          <w:iCs w:val="0"/>
          <w:caps w:val="0"/>
          <w:color w:val="222222"/>
          <w:spacing w:val="0"/>
          <w:sz w:val="21"/>
          <w:szCs w:val="21"/>
          <w:shd w:val="clear" w:fill="FFFFFF"/>
        </w:rPr>
        <w:t> and </w:t>
      </w:r>
      <w:r>
        <w:rPr>
          <w:rFonts w:hint="default" w:ascii="MathJax_Main" w:hAnsi="MathJax_Main" w:eastAsia="MathJax_Main" w:cs="MathJax_Main"/>
          <w:b w:val="0"/>
          <w:bCs w:val="0"/>
          <w:i w:val="0"/>
          <w:iCs w:val="0"/>
          <w:caps w:val="0"/>
          <w:color w:val="000000"/>
          <w:spacing w:val="0"/>
          <w:sz w:val="25"/>
          <w:szCs w:val="25"/>
          <w:u w:val="none"/>
          <w:shd w:val="clear" w:fill="FFFFFF"/>
        </w:rPr>
        <w:t>1</w:t>
      </w:r>
      <w:r>
        <w:rPr>
          <w:rFonts w:hint="default" w:ascii="Helvetica" w:hAnsi="Helvetica" w:eastAsia="Helvetica" w:cs="Helvetica"/>
          <w:i w:val="0"/>
          <w:iCs w:val="0"/>
          <w:caps w:val="0"/>
          <w:color w:val="222222"/>
          <w:spacing w:val="0"/>
          <w:sz w:val="21"/>
          <w:szCs w:val="21"/>
          <w:shd w:val="clear" w:fill="FFFFFF"/>
        </w:rPr>
        <w:t> have already been assigned to </w:t>
      </w:r>
      <w:r>
        <w:rPr>
          <w:rFonts w:hint="default" w:ascii="Helvetica" w:hAnsi="Helvetica" w:eastAsia="Helvetica" w:cs="Helvetica"/>
          <w:b/>
          <w:bCs/>
          <w:i w:val="0"/>
          <w:iCs w:val="0"/>
          <w:caps w:val="0"/>
          <w:color w:val="222222"/>
          <w:spacing w:val="0"/>
          <w:sz w:val="21"/>
          <w:szCs w:val="21"/>
          <w:shd w:val="clear" w:fill="FFFFFF"/>
        </w:rPr>
        <w:t>C0</w:t>
      </w:r>
      <w:r>
        <w:rPr>
          <w:rFonts w:hint="default" w:ascii="Helvetica" w:hAnsi="Helvetica" w:eastAsia="Helvetica" w:cs="Helvetica"/>
          <w:i w:val="0"/>
          <w:iCs w:val="0"/>
          <w:caps w:val="0"/>
          <w:color w:val="222222"/>
          <w:spacing w:val="0"/>
          <w:sz w:val="21"/>
          <w:szCs w:val="21"/>
          <w:shd w:val="clear" w:fill="FFFFFF"/>
        </w:rPr>
        <w:t> and </w:t>
      </w:r>
      <w:r>
        <w:rPr>
          <w:rFonts w:hint="default" w:ascii="Helvetica" w:hAnsi="Helvetica" w:eastAsia="Helvetica" w:cs="Helvetica"/>
          <w:b/>
          <w:bCs/>
          <w:i w:val="0"/>
          <w:iCs w:val="0"/>
          <w:caps w:val="0"/>
          <w:color w:val="222222"/>
          <w:spacing w:val="0"/>
          <w:sz w:val="21"/>
          <w:szCs w:val="21"/>
          <w:shd w:val="clear" w:fill="FFFFFF"/>
        </w:rPr>
        <w:t>C1</w:t>
      </w:r>
      <w:r>
        <w:rPr>
          <w:rFonts w:hint="default" w:ascii="Helvetica" w:hAnsi="Helvetica" w:eastAsia="Helvetica" w:cs="Helvetica"/>
          <w:i w:val="0"/>
          <w:iCs w:val="0"/>
          <w:caps w:val="0"/>
          <w:color w:val="222222"/>
          <w:spacing w:val="0"/>
          <w:sz w:val="21"/>
          <w:szCs w:val="21"/>
          <w:shd w:val="clear" w:fill="FFFFFF"/>
        </w:rPr>
        <w:t>, respectively, and both are ready for their first output step at time </w:t>
      </w:r>
      <w:r>
        <w:rPr>
          <w:rFonts w:hint="default" w:ascii="MathJax_Main" w:hAnsi="MathJax_Main" w:eastAsia="MathJax_Main" w:cs="MathJax_Main"/>
          <w:b w:val="0"/>
          <w:bCs w:val="0"/>
          <w:i w:val="0"/>
          <w:iCs w:val="0"/>
          <w:caps w:val="0"/>
          <w:color w:val="000000"/>
          <w:spacing w:val="0"/>
          <w:sz w:val="25"/>
          <w:szCs w:val="25"/>
          <w:u w:val="none"/>
          <w:shd w:val="clear" w:fill="FFFFFF"/>
        </w:rPr>
        <w:t>16.500</w:t>
      </w:r>
      <w:r>
        <w:rPr>
          <w:rFonts w:hint="default" w:ascii="Helvetica" w:hAnsi="Helvetica" w:eastAsia="Helvetica" w:cs="Helvetica"/>
          <w:i w:val="0"/>
          <w:iCs w:val="0"/>
          <w:caps w:val="0"/>
          <w:color w:val="222222"/>
          <w:spacing w:val="0"/>
          <w:sz w:val="21"/>
          <w:szCs w:val="21"/>
          <w:shd w:val="clear" w:fill="FFFFFF"/>
        </w:rPr>
        <w:t>. This excerpt shows one across-remote-computers first step group, two single-remote-computer process tasks, and one across-remote-computers final step group.</w:t>
      </w:r>
    </w:p>
    <w:tbl>
      <w:tblPr>
        <w:tblStyle w:val="3"/>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56"/>
        <w:gridCol w:w="2222"/>
      </w:tblGrid>
      <w:tr w14:paraId="25A1469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68385C3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Interactor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B12793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Your response</w:t>
            </w:r>
          </w:p>
        </w:tc>
      </w:tr>
      <w:tr w14:paraId="0A056FA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498D67DF">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0EAD5CA">
            <w:pPr>
              <w:jc w:val="left"/>
              <w:rPr>
                <w:rFonts w:hint="eastAsia" w:ascii="SimSun"/>
                <w:color w:val="222222"/>
                <w:sz w:val="24"/>
                <w:szCs w:val="24"/>
              </w:rPr>
            </w:pPr>
          </w:p>
        </w:tc>
      </w:tr>
      <w:tr w14:paraId="047013D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B5486EE">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AD154BB">
            <w:pPr>
              <w:jc w:val="left"/>
              <w:rPr>
                <w:rFonts w:hint="eastAsia" w:ascii="SimSun"/>
                <w:color w:val="222222"/>
                <w:sz w:val="24"/>
                <w:szCs w:val="24"/>
              </w:rPr>
            </w:pPr>
          </w:p>
        </w:tc>
      </w:tr>
      <w:tr w14:paraId="1F004D2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334100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16.500000000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827432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0A7D867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5DDF204">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44E286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E D PRE -1 2 0 1</w:t>
            </w:r>
          </w:p>
        </w:tc>
      </w:tr>
      <w:tr w14:paraId="78A1722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2A23F6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E P POST 1 1 1.250000000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5ECF4513">
            <w:pPr>
              <w:jc w:val="left"/>
              <w:rPr>
                <w:rFonts w:hint="eastAsia" w:ascii="SimSun"/>
                <w:color w:val="222222"/>
                <w:sz w:val="24"/>
                <w:szCs w:val="24"/>
              </w:rPr>
            </w:pPr>
          </w:p>
        </w:tc>
      </w:tr>
      <w:tr w14:paraId="3A1B398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14CBBF00">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2EA9F70F">
            <w:pPr>
              <w:jc w:val="left"/>
              <w:rPr>
                <w:rFonts w:hint="eastAsia" w:ascii="SimSun"/>
                <w:color w:val="222222"/>
                <w:sz w:val="24"/>
                <w:szCs w:val="24"/>
              </w:rPr>
            </w:pPr>
          </w:p>
        </w:tc>
      </w:tr>
      <w:tr w14:paraId="47345A2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E5D7F17">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4BBAB47">
            <w:pPr>
              <w:jc w:val="left"/>
              <w:rPr>
                <w:rFonts w:hint="eastAsia" w:ascii="SimSun"/>
                <w:color w:val="222222"/>
                <w:sz w:val="24"/>
                <w:szCs w:val="24"/>
              </w:rPr>
            </w:pPr>
          </w:p>
        </w:tc>
      </w:tr>
      <w:tr w14:paraId="4DD1D0F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2A370F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19.000000000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010B979">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15F502F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2494799">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D450351">
            <w:pPr>
              <w:jc w:val="left"/>
              <w:rPr>
                <w:rFonts w:hint="eastAsia" w:ascii="SimSun"/>
                <w:color w:val="222222"/>
                <w:sz w:val="24"/>
                <w:szCs w:val="24"/>
              </w:rPr>
            </w:pPr>
          </w:p>
        </w:tc>
      </w:tr>
      <w:tr w14:paraId="2ABA1DB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CE18E9C">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E D PRE -1 2 0 1 1.500000000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482447D">
            <w:pPr>
              <w:jc w:val="left"/>
              <w:rPr>
                <w:rFonts w:hint="eastAsia" w:ascii="SimSun"/>
                <w:color w:val="222222"/>
                <w:sz w:val="24"/>
                <w:szCs w:val="24"/>
              </w:rPr>
            </w:pPr>
          </w:p>
        </w:tc>
      </w:tr>
      <w:tr w14:paraId="3D7BC266">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672031BB">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04BC3B95">
            <w:pPr>
              <w:jc w:val="left"/>
              <w:rPr>
                <w:rFonts w:hint="eastAsia" w:ascii="SimSun"/>
                <w:color w:val="222222"/>
                <w:sz w:val="24"/>
                <w:szCs w:val="24"/>
              </w:rPr>
            </w:pPr>
          </w:p>
        </w:tc>
      </w:tr>
      <w:tr w14:paraId="3286F34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D81F107">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64C36BD">
            <w:pPr>
              <w:jc w:val="left"/>
              <w:rPr>
                <w:rFonts w:hint="eastAsia" w:ascii="SimSun"/>
                <w:color w:val="222222"/>
                <w:sz w:val="24"/>
                <w:szCs w:val="24"/>
              </w:rPr>
            </w:pPr>
          </w:p>
        </w:tc>
      </w:tr>
      <w:tr w14:paraId="2788AE3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4A1200C">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22.000000000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90576A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5B0E0B0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1CB2679">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31CB6B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C0 D PROC 0 1 0</w:t>
            </w:r>
          </w:p>
        </w:tc>
      </w:tr>
      <w:tr w14:paraId="18324D7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6D935F1">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XDN UP 0 125000 DEC 1 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685BC662">
            <w:pPr>
              <w:jc w:val="left"/>
              <w:rPr>
                <w:rFonts w:hint="eastAsia" w:ascii="SimSun"/>
                <w:color w:val="222222"/>
                <w:sz w:val="24"/>
                <w:szCs w:val="24"/>
              </w:rPr>
            </w:pPr>
          </w:p>
        </w:tc>
      </w:tr>
      <w:tr w14:paraId="6EB8788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6297D1A6">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3AEE8542">
            <w:pPr>
              <w:jc w:val="left"/>
              <w:rPr>
                <w:rFonts w:hint="eastAsia" w:ascii="SimSun"/>
                <w:color w:val="222222"/>
                <w:sz w:val="24"/>
                <w:szCs w:val="24"/>
              </w:rPr>
            </w:pPr>
          </w:p>
        </w:tc>
      </w:tr>
      <w:tr w14:paraId="546408E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0F74F62">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6BDA821">
            <w:pPr>
              <w:jc w:val="left"/>
              <w:rPr>
                <w:rFonts w:hint="eastAsia" w:ascii="SimSun"/>
                <w:color w:val="222222"/>
                <w:sz w:val="24"/>
                <w:szCs w:val="24"/>
              </w:rPr>
            </w:pPr>
          </w:p>
        </w:tc>
      </w:tr>
      <w:tr w14:paraId="4216B3F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9D5734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25.000000000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E5C468C">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590E3B1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96C07E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4612FF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C1 D PROC 1 1 1</w:t>
            </w:r>
          </w:p>
        </w:tc>
      </w:tr>
      <w:tr w14:paraId="00D27B3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E395C3D">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XDN UP 1 125000 DEC 1 1</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61A1A5F6">
            <w:pPr>
              <w:jc w:val="left"/>
              <w:rPr>
                <w:rFonts w:hint="eastAsia" w:ascii="SimSun"/>
                <w:color w:val="222222"/>
                <w:sz w:val="24"/>
                <w:szCs w:val="24"/>
              </w:rPr>
            </w:pPr>
          </w:p>
        </w:tc>
      </w:tr>
      <w:tr w14:paraId="2F8E28A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4DA955BA">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02112801">
            <w:pPr>
              <w:jc w:val="left"/>
              <w:rPr>
                <w:rFonts w:hint="eastAsia" w:ascii="SimSun"/>
                <w:color w:val="222222"/>
                <w:sz w:val="24"/>
                <w:szCs w:val="24"/>
              </w:rPr>
            </w:pPr>
          </w:p>
        </w:tc>
      </w:tr>
      <w:tr w14:paraId="53B4D6A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3D0E0A9">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B223EA2">
            <w:pPr>
              <w:jc w:val="left"/>
              <w:rPr>
                <w:rFonts w:hint="eastAsia" w:ascii="SimSun"/>
                <w:color w:val="222222"/>
                <w:sz w:val="24"/>
                <w:szCs w:val="24"/>
              </w:rPr>
            </w:pPr>
          </w:p>
        </w:tc>
      </w:tr>
      <w:tr w14:paraId="2F5670C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03DED1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27.000000000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85ACDF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112AC14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84A836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F7BB37B">
            <w:pPr>
              <w:jc w:val="left"/>
              <w:rPr>
                <w:rFonts w:hint="eastAsia" w:ascii="SimSun"/>
                <w:color w:val="222222"/>
                <w:sz w:val="24"/>
                <w:szCs w:val="24"/>
              </w:rPr>
            </w:pPr>
          </w:p>
        </w:tc>
      </w:tr>
      <w:tr w14:paraId="49ADD77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308B4F9B">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C0 D PROC 0 1 0 4.000000000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A02361E">
            <w:pPr>
              <w:jc w:val="left"/>
              <w:rPr>
                <w:rFonts w:hint="eastAsia" w:ascii="SimSun"/>
                <w:color w:val="222222"/>
                <w:sz w:val="24"/>
                <w:szCs w:val="24"/>
              </w:rPr>
            </w:pPr>
          </w:p>
        </w:tc>
      </w:tr>
      <w:tr w14:paraId="2882F5E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3EE069C5">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21FC4E1F">
            <w:pPr>
              <w:jc w:val="left"/>
              <w:rPr>
                <w:rFonts w:hint="eastAsia" w:ascii="SimSun"/>
                <w:color w:val="222222"/>
                <w:sz w:val="24"/>
                <w:szCs w:val="24"/>
              </w:rPr>
            </w:pPr>
          </w:p>
        </w:tc>
      </w:tr>
      <w:tr w14:paraId="5540849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ED1F5E6">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BB1571E">
            <w:pPr>
              <w:jc w:val="left"/>
              <w:rPr>
                <w:rFonts w:hint="eastAsia" w:ascii="SimSun"/>
                <w:color w:val="222222"/>
                <w:sz w:val="24"/>
                <w:szCs w:val="24"/>
              </w:rPr>
            </w:pPr>
          </w:p>
        </w:tc>
      </w:tr>
      <w:tr w14:paraId="1F82B09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067A9F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30.000000000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5F8BB8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7614222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4E8840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2</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56C7A18">
            <w:pPr>
              <w:jc w:val="left"/>
              <w:rPr>
                <w:rFonts w:hint="eastAsia" w:ascii="SimSun"/>
                <w:color w:val="222222"/>
                <w:sz w:val="24"/>
                <w:szCs w:val="24"/>
              </w:rPr>
            </w:pPr>
          </w:p>
        </w:tc>
      </w:tr>
      <w:tr w14:paraId="7F3AB3A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4FBA21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C1 D PROC 1 1 1 4.000000000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A4370FA">
            <w:pPr>
              <w:jc w:val="left"/>
              <w:rPr>
                <w:rFonts w:hint="eastAsia" w:ascii="SimSun"/>
                <w:color w:val="222222"/>
                <w:sz w:val="24"/>
                <w:szCs w:val="24"/>
              </w:rPr>
            </w:pPr>
          </w:p>
        </w:tc>
      </w:tr>
      <w:tr w14:paraId="48828C7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33B4234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XDN DOWN 0 125000 DEC 1 0</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836F585">
            <w:pPr>
              <w:jc w:val="left"/>
              <w:rPr>
                <w:rFonts w:hint="eastAsia" w:ascii="SimSun"/>
                <w:color w:val="222222"/>
                <w:sz w:val="24"/>
                <w:szCs w:val="24"/>
              </w:rPr>
            </w:pPr>
          </w:p>
        </w:tc>
      </w:tr>
      <w:tr w14:paraId="31A764E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3C934A30">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4A66E2E7">
            <w:pPr>
              <w:jc w:val="left"/>
              <w:rPr>
                <w:rFonts w:hint="eastAsia" w:ascii="SimSun"/>
                <w:color w:val="222222"/>
                <w:sz w:val="24"/>
                <w:szCs w:val="24"/>
              </w:rPr>
            </w:pPr>
          </w:p>
        </w:tc>
      </w:tr>
      <w:tr w14:paraId="5A94763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DA42DE0">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7709295">
            <w:pPr>
              <w:jc w:val="left"/>
              <w:rPr>
                <w:rFonts w:hint="eastAsia" w:ascii="SimSun"/>
                <w:color w:val="222222"/>
                <w:sz w:val="24"/>
                <w:szCs w:val="24"/>
              </w:rPr>
            </w:pPr>
          </w:p>
        </w:tc>
      </w:tr>
      <w:tr w14:paraId="2696079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1E35FCAE">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33.000000000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FDED33F">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r>
      <w:tr w14:paraId="3B00589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D3B8FE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1</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28B3C86">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E D POST -1 2 0 1</w:t>
            </w:r>
          </w:p>
        </w:tc>
      </w:tr>
      <w:tr w14:paraId="3CE398D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4B2799C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XDN DOWN 1 125000 DEC 1 1</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124EDD29">
            <w:pPr>
              <w:jc w:val="left"/>
              <w:rPr>
                <w:rFonts w:hint="eastAsia" w:ascii="SimSun"/>
                <w:color w:val="222222"/>
                <w:sz w:val="24"/>
                <w:szCs w:val="24"/>
              </w:rPr>
            </w:pPr>
          </w:p>
        </w:tc>
      </w:tr>
      <w:tr w14:paraId="0070707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318B631A">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60E5D2D1">
            <w:pPr>
              <w:jc w:val="left"/>
              <w:rPr>
                <w:rFonts w:hint="eastAsia" w:ascii="SimSun"/>
                <w:color w:val="222222"/>
                <w:sz w:val="24"/>
                <w:szCs w:val="24"/>
              </w:rPr>
            </w:pPr>
          </w:p>
        </w:tc>
      </w:tr>
      <w:tr w14:paraId="5448B4E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8DE9738">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0349236E">
            <w:pPr>
              <w:jc w:val="left"/>
              <w:rPr>
                <w:rFonts w:hint="eastAsia" w:ascii="SimSun"/>
                <w:color w:val="222222"/>
                <w:sz w:val="24"/>
                <w:szCs w:val="24"/>
              </w:rPr>
            </w:pPr>
          </w:p>
        </w:tc>
      </w:tr>
      <w:tr w14:paraId="29676BA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4DB20E5">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35.500000000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E3491F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0</w:t>
            </w:r>
          </w:p>
        </w:tc>
      </w:tr>
      <w:tr w14:paraId="0F167EB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B834243">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3</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65DEFE8C">
            <w:pPr>
              <w:jc w:val="left"/>
              <w:rPr>
                <w:rFonts w:hint="eastAsia" w:ascii="SimSun"/>
                <w:color w:val="222222"/>
                <w:sz w:val="24"/>
                <w:szCs w:val="24"/>
              </w:rPr>
            </w:pPr>
          </w:p>
        </w:tc>
      </w:tr>
      <w:tr w14:paraId="2B02018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5082C64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TDN E D POST -1 2 0 1 1.500000000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71D0D904">
            <w:pPr>
              <w:jc w:val="left"/>
              <w:rPr>
                <w:rFonts w:hint="eastAsia" w:ascii="SimSun"/>
                <w:color w:val="222222"/>
                <w:sz w:val="24"/>
                <w:szCs w:val="24"/>
              </w:rPr>
            </w:pPr>
          </w:p>
        </w:tc>
      </w:tr>
      <w:tr w14:paraId="600D003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A264077">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FIN 0</w:t>
            </w: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30BE30A5">
            <w:pPr>
              <w:jc w:val="left"/>
              <w:rPr>
                <w:rFonts w:hint="eastAsia" w:ascii="SimSun"/>
                <w:color w:val="222222"/>
                <w:sz w:val="24"/>
                <w:szCs w:val="24"/>
              </w:rPr>
            </w:pPr>
          </w:p>
        </w:tc>
      </w:tr>
      <w:tr w14:paraId="5796E77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781C44C0">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FIN 1</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6195A9C6">
            <w:pPr>
              <w:jc w:val="left"/>
              <w:rPr>
                <w:rFonts w:hint="eastAsia" w:ascii="SimSun"/>
                <w:color w:val="222222"/>
                <w:sz w:val="24"/>
                <w:szCs w:val="24"/>
              </w:rPr>
            </w:pPr>
          </w:p>
        </w:tc>
      </w:tr>
      <w:tr w14:paraId="6686B72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00759E76">
            <w:pPr>
              <w:jc w:val="left"/>
              <w:rPr>
                <w:rFonts w:hint="eastAsia" w:ascii="SimSun"/>
                <w:color w:val="222222"/>
                <w:sz w:val="24"/>
                <w:szCs w:val="24"/>
              </w:rPr>
            </w:pPr>
          </w:p>
        </w:tc>
        <w:tc>
          <w:tcPr>
            <w:tcW w:w="0" w:type="auto"/>
            <w:tcBorders>
              <w:top w:val="single" w:color="CCCCCC" w:sz="4" w:space="0"/>
              <w:left w:val="single" w:color="CCCCCC" w:sz="4" w:space="0"/>
              <w:right w:val="single" w:color="CCCCCC" w:sz="4" w:space="0"/>
            </w:tcBorders>
            <w:shd w:val="clear" w:color="auto" w:fill="auto"/>
            <w:tcMar>
              <w:top w:w="84" w:type="dxa"/>
              <w:left w:w="84" w:type="dxa"/>
              <w:bottom w:w="84" w:type="dxa"/>
              <w:right w:w="84" w:type="dxa"/>
            </w:tcMar>
            <w:vAlign w:val="center"/>
          </w:tcPr>
          <w:p w14:paraId="7A6D39FF">
            <w:pPr>
              <w:jc w:val="left"/>
              <w:rPr>
                <w:rFonts w:hint="eastAsia" w:ascii="SimSun"/>
                <w:color w:val="222222"/>
                <w:sz w:val="24"/>
                <w:szCs w:val="24"/>
              </w:rPr>
            </w:pPr>
          </w:p>
        </w:tc>
      </w:tr>
      <w:tr w14:paraId="518F38B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41AFB69D">
            <w:pPr>
              <w:jc w:val="left"/>
              <w:rPr>
                <w:rFonts w:hint="eastAsia" w:ascii="SimSun"/>
                <w:color w:val="222222"/>
                <w:sz w:val="24"/>
                <w:szCs w:val="24"/>
              </w:rPr>
            </w:pPr>
          </w:p>
        </w:tc>
        <w:tc>
          <w:tcPr>
            <w:tcW w:w="0" w:type="auto"/>
            <w:tcBorders>
              <w:left w:val="single" w:color="CCCCCC" w:sz="4" w:space="0"/>
              <w:right w:val="single" w:color="CCCCCC" w:sz="4" w:space="0"/>
            </w:tcBorders>
            <w:shd w:val="clear" w:color="auto" w:fill="auto"/>
            <w:tcMar>
              <w:top w:w="84" w:type="dxa"/>
              <w:left w:w="84" w:type="dxa"/>
              <w:bottom w:w="84" w:type="dxa"/>
              <w:right w:w="84" w:type="dxa"/>
            </w:tcMar>
            <w:vAlign w:val="center"/>
          </w:tcPr>
          <w:p w14:paraId="2AB4C34D">
            <w:pPr>
              <w:jc w:val="left"/>
              <w:rPr>
                <w:rFonts w:hint="eastAsia" w:ascii="SimSun"/>
                <w:color w:val="222222"/>
                <w:sz w:val="24"/>
                <w:szCs w:val="24"/>
              </w:rPr>
            </w:pPr>
          </w:p>
        </w:tc>
      </w:tr>
      <w:tr w14:paraId="4054299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86895DA">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b/>
                <w:bCs/>
                <w:color w:val="222222"/>
                <w:kern w:val="0"/>
                <w:sz w:val="24"/>
                <w:szCs w:val="24"/>
                <w:lang w:val="en-US" w:eastAsia="zh-CN" w:bidi="ar"/>
              </w:rPr>
              <w:t>END</w:t>
            </w:r>
          </w:p>
        </w:tc>
        <w:tc>
          <w:tcPr>
            <w:tcW w:w="0" w:type="auto"/>
            <w:tcBorders>
              <w:left w:val="single" w:color="CCCCCC" w:sz="4" w:space="0"/>
              <w:bottom w:val="single" w:color="CCCCCC" w:sz="4" w:space="0"/>
              <w:right w:val="single" w:color="CCCCCC" w:sz="4" w:space="0"/>
            </w:tcBorders>
            <w:shd w:val="clear" w:color="auto" w:fill="auto"/>
            <w:tcMar>
              <w:top w:w="84" w:type="dxa"/>
              <w:left w:w="84" w:type="dxa"/>
              <w:bottom w:w="84" w:type="dxa"/>
              <w:right w:w="84" w:type="dxa"/>
            </w:tcMar>
            <w:vAlign w:val="center"/>
          </w:tcPr>
          <w:p w14:paraId="093A6A68">
            <w:pPr>
              <w:keepNext w:val="0"/>
              <w:keepLines w:val="0"/>
              <w:widowControl/>
              <w:suppressLineNumbers w:val="0"/>
              <w:spacing w:before="0" w:beforeAutospacing="0" w:after="0" w:afterAutospacing="0" w:line="315" w:lineRule="atLeast"/>
              <w:ind w:left="0" w:right="0"/>
              <w:jc w:val="left"/>
              <w:textAlignment w:val="center"/>
              <w:rPr>
                <w:color w:val="222222"/>
              </w:rPr>
            </w:pPr>
            <w:r>
              <w:rPr>
                <w:rFonts w:ascii="SimSun" w:hAnsi="SimSun" w:eastAsia="SimSun" w:cs="SimSun"/>
                <w:color w:val="222222"/>
                <w:kern w:val="0"/>
                <w:sz w:val="24"/>
                <w:szCs w:val="24"/>
                <w:lang w:val="en-US" w:eastAsia="zh-CN" w:bidi="ar"/>
              </w:rPr>
              <w:t>exit</w:t>
            </w:r>
          </w:p>
        </w:tc>
      </w:tr>
    </w:tbl>
    <w:p w14:paraId="11CD14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The two requests may share the local computer tasks even though their process tasks run on different remote computers. The two local-to-remote transfers are handled one at a time, in remote-computer number order; the final </w:t>
      </w:r>
      <w:r>
        <w:rPr>
          <w:rFonts w:hint="default" w:ascii="Helvetica" w:hAnsi="Helvetica" w:eastAsia="Helvetica" w:cs="Helvetica"/>
          <w:b/>
          <w:bCs/>
          <w:i w:val="0"/>
          <w:iCs w:val="0"/>
          <w:caps w:val="0"/>
          <w:color w:val="222222"/>
          <w:spacing w:val="0"/>
          <w:sz w:val="21"/>
          <w:szCs w:val="21"/>
          <w:shd w:val="clear" w:fill="FFFFFF"/>
        </w:rPr>
        <w:t>D POST</w:t>
      </w:r>
      <w:r>
        <w:rPr>
          <w:rFonts w:hint="default" w:ascii="Helvetica" w:hAnsi="Helvetica" w:eastAsia="Helvetica" w:cs="Helvetica"/>
          <w:i w:val="0"/>
          <w:iCs w:val="0"/>
          <w:caps w:val="0"/>
          <w:color w:val="222222"/>
          <w:spacing w:val="0"/>
          <w:sz w:val="21"/>
          <w:szCs w:val="21"/>
          <w:shd w:val="clear" w:fill="FFFFFF"/>
        </w:rPr>
        <w:t> combines results delivered by two different remote-to-local transfers.</w:t>
      </w:r>
    </w:p>
    <w:p w14:paraId="6616FA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sz w:val="21"/>
          <w:szCs w:val="21"/>
        </w:rPr>
      </w:pPr>
      <w:r>
        <w:rPr>
          <w:rFonts w:hint="default" w:ascii="Helvetica" w:hAnsi="Helvetica" w:eastAsia="Helvetica" w:cs="Helvetica"/>
          <w:i w:val="0"/>
          <w:iCs w:val="0"/>
          <w:caps w:val="0"/>
          <w:color w:val="222222"/>
          <w:spacing w:val="0"/>
          <w:sz w:val="21"/>
          <w:szCs w:val="21"/>
          <w:shd w:val="clear" w:fill="FFFFFF"/>
        </w:rPr>
        <w:t>An output task's time depends only on its group size, never on which output token is being generated or how many tokens are in the request's previously stored data. The task-time table and transfer formula are the complete cost model.</w:t>
      </w:r>
    </w:p>
    <w:p w14:paraId="304DCB9E"/>
    <w:p w14:paraId="096E1C81"/>
    <w:p w14:paraId="0FCB8E2C"/>
    <w:p w14:paraId="57D54D8F"/>
    <w:p w14:paraId="15D11B67"/>
    <w:p w14:paraId="00D0C45F">
      <w:r>
        <w:rPr>
          <w:rFonts w:ascii="Verdana" w:hAnsi="Verdana" w:eastAsia="SimSun" w:cs="Verdana"/>
          <w:i w:val="0"/>
          <w:iCs w:val="0"/>
          <w:caps w:val="0"/>
          <w:color w:val="000000"/>
          <w:spacing w:val="0"/>
          <w:sz w:val="21"/>
          <w:szCs w:val="21"/>
          <w:shd w:val="clear" w:fill="FFFFFF"/>
        </w:rPr>
        <w:t>A. Edge–Cloud Collaborative Scheduling</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time limit per test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15 seconds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memory limit per test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256 megabytes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input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standard input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output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standard output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This is an interactive scheduling problem. The "interactor" sends events as they happen; after each event group, you choose ready tasks to start. You never predict future requests. For a fixed test it is deterministic and non-adaptive: the same legal responses produce the same events and score.</w:t>
      </w:r>
      <w:r>
        <w:rPr>
          <w:rFonts w:hint="default" w:ascii="Verdana" w:hAnsi="Verdana" w:eastAsia="SimSun" w:cs="Verdana"/>
          <w:i w:val="0"/>
          <w:iCs w:val="0"/>
          <w:caps w:val="0"/>
          <w:color w:val="000000"/>
          <w:spacing w:val="0"/>
          <w:sz w:val="21"/>
          <w:szCs w:val="21"/>
          <w:shd w:val="clear" w:fill="FFFFFF"/>
        </w:rPr>
        <w:br w:type="textWrapping"/>
      </w:r>
      <w:ins w:id="0">
        <w:r>
          <w:rPr>
            <w:rFonts w:hint="default" w:ascii="Verdana" w:hAnsi="Verdana" w:eastAsia="SimSun" w:cs="Verdana"/>
            <w:i w:val="0"/>
            <w:iCs w:val="0"/>
            <w:caps w:val="0"/>
            <w:color w:val="000000"/>
            <w:spacing w:val="0"/>
            <w:sz w:val="21"/>
            <w:szCs w:val="21"/>
            <w:shd w:val="clear" w:fill="80FF80"/>
          </w:rPr>
          <w:t>IMPORTANT: YES, THERE WILL BE A SYSTEM TEST AFTER THE CHALLENGE.</w:t>
        </w:r>
      </w:ins>
      <w:ins w:id="1">
        <w:r>
          <w:rPr>
            <w:rFonts w:hint="default" w:ascii="Verdana" w:hAnsi="Verdana" w:eastAsia="SimSun" w:cs="Verdana"/>
            <w:i w:val="0"/>
            <w:iCs w:val="0"/>
            <w:caps w:val="0"/>
            <w:color w:val="000000"/>
            <w:spacing w:val="0"/>
            <w:sz w:val="21"/>
            <w:szCs w:val="21"/>
            <w:shd w:val="clear" w:fill="80FF80"/>
          </w:rPr>
          <w:br w:type="textWrapping"/>
        </w:r>
      </w:ins>
      <w:r>
        <w:rPr>
          <w:rFonts w:hint="default" w:ascii="Verdana" w:hAnsi="Verdana" w:eastAsia="SimSun" w:cs="Verdana"/>
          <w:i w:val="0"/>
          <w:iCs w:val="0"/>
          <w:caps w:val="0"/>
          <w:color w:val="000000"/>
          <w:spacing w:val="0"/>
          <w:sz w:val="21"/>
          <w:szCs w:val="21"/>
          <w:shd w:val="clear" w:fill="FFFFFF"/>
        </w:rPr>
        <w:t>No AI Background Is Needed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Treat this as jobs moving through computers; no text-generation knowledge is needed. A token is one output unit. Commands P PRE/P PROC/P POST prepare a request once; D PRE/D PROC/D POST produce one token. Both follow local → remote → local.</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TermMeaningedge / localthe one computer beside userscloud / remoteone of K worker computerstokenone output unitprefill / input stageone-time input preparationdecode / output steprepeated work producing one tokenuplink / UPlocal-to-remote transferdownlink / DOWNremote-to-local transferFIFO queuefirst transfer queued is the first transfer completedbatch / grouprequests combined in one output taskchunk / piecea consecutive range of input-stage partsactivationstransferred request data; its size is defined by the protocolmodel layers / partsthe numbered input-stage range [0,num_layers)-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Problem in One Minute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One local computer and several remote computers handle requests. Each request first prepares its input by making this trip:</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+local computer⟶remote computer⟶local computer.-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same trip is then repeated once per token. The first trip is the input stage; each later trip is an output step. Transfers are automatic; you choose ready tasks for free computers.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score rewards output rate and short waits. Time to decode ready (TDR) ends when the first output step can begin, before a token is produced. Time per output token (TPOT) is the mean gap between consecutive tokens.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Challenge Format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Two worked examples appear at the end of the statement. Test 1 is the public worked Example 1, tests 2–22 are hidden preliminary tests, and finals use a separate frozen set. Per-test scores are reported on the 0–1000 scale defined below, and the contest system aggregates them according to the contest rules; no hacks are used.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Guide: blue is local, green is the shared two-way link, and orange is remote; computation and transfer may overlap. Figure labels use the glossary above.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What You Control</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You choose: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which legal task to start on each free computer;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remote computer assigned to a request when scheduling its P PRE;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how to split an input-stage P PROC into ranges of numbered parts; and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which ready requests to combine into each output group.</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Transfers are automatic. For a first solution, use one full input-stage piece and groups of size 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System Model</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There is one local computer and K identical remote computers, numbered 0 through K−1 and written C0, C1, …. They work independently and may run while data moves.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There are R requests in total, but R is not announced. Request ids are i=0,1,…,R−1 in arrival order. The arrival time of request i is the timestamp of its ARR event. That event reveals its input length Lin[i]; its output length Lout[i] remains hidden until a FIN event reports that it has finished.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Request i performs one token-free input stage, then exactly Lout[i] output steps, each producing one token. Thus total generated tokens are ∑iLout[i], with Lout[i]≥1.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You assign each request to one remote computer in its P PRE task. The choice is fixed: all later input stage tasks for that request name the same remote computer, and every D PROC containing it runs there. Output-step tasks on the local computer may combine requests from different remote computers.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Each computer executes at most one task at a time. Once a task starts, it cannot be paused. Separately scheduled input-stage pieces may be alternated with other work.</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Schedule cost S-: a task assigned at time t with execution duration dur occupies its computer over [t,t+S+dur]. The cost is paid once per task, including once per input-stage piece and once per output group. Transfers do not pay 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Execution times are fixed: task duration depends on its step and group size (and fraction of parts for input-stage pieces), never on the output-token position or saved internal data size. See Input — Task-Time Table. Finished tasks and transfers are reported as TDN and XDN.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Request Lifecycle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Solid arrows are scheduling dependencies; dashed arrows are automatic transfers.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Guide: TDR ends at P POST; each later D POST makes one token.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PRE/POST use the local computer; PROC uses the assigned remote; transfers use the shared link.</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Input Stage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Three steps: first (local) → process (assigned remote) → final (local). An input-stage group has one request.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 PRE (local computer). May start after: the request's ARR event. Fixes the remote computer; on completion, the local-to-remote transfer is queued immediately (whether or not that remote computer is busy).</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 PROC (remote computer) computes all num_layers numbered parts. The simplest choice is one full piece [0,num_layers). You may split it so other remote work can run between pieces.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 POST (local computer). May start after: the request's input stage remote-to-local transfer XDN. Completion makes the request ready for producing output; TDR is measured from arrival to this completion.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Exact splitting rules. Each piece is a nonempty integer range [ls,le)-: it includes part ls and stops before part le. For each request, pieces must be issued in ascending, gap-free order: the first starts at 0, each later ls equals the previous le, and the last ends at num_layers. Thus there are at most num_layers pieces, and none when num_layers=1 beyond the full piece. The first piece waits for the input stage local-to-remote transfer XDN; each later piece waits for the previous piece's TDN. Its duration is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+le−lsnum_layers×prefill_proc(Lin[i]).-</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Only the last piece queues the input stage remote-to-local transfer, of length Lin[i]. No transfer occurs between pieces. Any range that is empty, outside the part interval, out of order, or leaves a gap is a violation.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Output Steps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After the input stage, request i performs Lout[i] output steps in succession: completing iteration k-'s final step readies iteration k+1. The same three steps are used, but multiple requests may be grouped per step. You choose each group independently. Output-step tasks cannot be split into part ranges.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 PRE (local computer, across remote computers): may group requests assigned to any mix of remote computers — the listed decode_pre time depends only on total group size, so across remote computers grouping improves local computer efficiency (the task-time table plus the transfer formula is the only efficiency model; nothing else rewards grouping). May start after, for each request: completion of that request's previous final step (P POST for its first output step, otherwise its previous D POST) — and the request must not be finished (FIN always arrives with the final D POST TDN, so you always know). Completion queues one local-to-remote transfer per distinct remote computer in the group (len = that remote computer's member count), enqueued simultaneously in increasing remote computer index order.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 PROC (remote computer): all members must be assigned to that remote computer. May start after, for each request: the local-to-remote transfer XDN carrying that member's current-iteration data — the rule is checked separately for each request: members may come from different D PRE groups and different local-to-remote transfers. Completion queues one remote-to-local transfer (len = this group's size).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 POST (local computer, across remote computers). May start after, for each request: the remote-to-local transfer XDN carrying that member's current-iteration result (different D PROC groups/remote-to-local transfers are fine). Each member's completion produces one token.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Guide: the upper lane splits one input stage into consecutive ranges; the lower lane groups ready requests for output.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Groups: m≥1, request ids distinct, every member satisfying its predecessor rule; m=1 is always allowed. Only output work is ever grouped — input-stage groups always contain exactly one request. There is no other group-size limit: no maximum exists or is announced — any nonempty set of distinct, currently ready requests may be grouped, subject only to the step and remote computer rules above. Order of request ids within a group: see Output.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Input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Protocol Guide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 is the one-time input stage; D is one output step. PRE/POST are local tasks and PROC is remote. Events are ARR (arrival), TDN (task done), XDN (transfer done), and FIN (finished). In [ls,le), ls is included and le excluded. Input arrives interactively: read each whole frame and respond once. Times are real milliseconds; counts, lengths, and ids are integers; fields use single spaces.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Startup Configuration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interactor first sends two lines (no response expected): the system parameters, then the scoring parameters: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K S latency_in_ms bandwidth_gbps bytes_per_token num_layers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SLO1 SLO2 tp_UB tp_base dist_base w_tp w_c</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+K, bytes_per_token, and num_layers are integers; all other values are reals (times in ms, output rates in tokens/ms). SLO stands for service-level objective: SLO1 is the TDR target and SLO2 is the TPOT target. The other names on the scoring line mean: tp_UB =tpUB, tp_base =tpbase, dist_base =distbase, w_tp =wtp, w_c =wc. bandwidth_gbps is in gigabits per second (Gb/s). The value bytes_per_token is already the complete data size for one token; do not multiply it by an element width.</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Communication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Transfers are automatic: the interactor queues them when their triggering computation finishes; you never output a transfer command. A single link connects the local computer and remote computer side and is shared by all remote computers. UP means a local-to-remote transfer (local computer → remote computer), and DOWN means a remote-to-local transfer (remote computer → local computer). These are independent one-at-a-time FIFO queues: transfers finish in the order they enter, and both directions may be active simultaneously. For simultaneous queues, one D PRE's per-remote transfers enter by increasing remote index. Otherwise transfers enter in interactor event order; tasks started together and finishing together use assignment-line order.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Transfer time =latency_in_ms+8data_bytes/(bandwidth_gbps×106) ms, where data_bytes=len×bytes_per_token. The factor 8 converts bytes to bits. For an input-stage transfer of request i, len=Lin[i]; for output, use the per-remote computer local-to-remote transfer and per-group remote-to-local transfer sizes defined in </w:t>
      </w:r>
      <w:del w:id="2">
        <w:r>
          <w:rPr>
            <w:rFonts w:hint="default" w:ascii="Verdana" w:hAnsi="Verdana" w:eastAsia="SimSun" w:cs="Verdana"/>
            <w:i w:val="0"/>
            <w:iCs w:val="0"/>
            <w:caps w:val="0"/>
            <w:color w:val="000000"/>
            <w:spacing w:val="0"/>
            <w:sz w:val="21"/>
            <w:szCs w:val="21"/>
            <w:shd w:val="clear" w:fill="FF8080"/>
          </w:rPr>
          <w:delText>Legend</w:delText>
        </w:r>
      </w:del>
      <w:ins w:id="3">
        <w:r>
          <w:rPr>
            <w:rFonts w:hint="default" w:ascii="Verdana" w:hAnsi="Verdana" w:eastAsia="SimSun" w:cs="Verdana"/>
            <w:i w:val="0"/>
            <w:iCs w:val="0"/>
            <w:caps w:val="0"/>
            <w:color w:val="000000"/>
            <w:spacing w:val="0"/>
            <w:sz w:val="21"/>
            <w:szCs w:val="21"/>
            <w:shd w:val="clear" w:fill="80FF80"/>
          </w:rPr>
          <w:t>Output Steps</w:t>
        </w:r>
      </w:ins>
      <w:r>
        <w:rPr>
          <w:rFonts w:hint="default" w:ascii="Verdana" w:hAnsi="Verdana" w:eastAsia="SimSun" w:cs="Verdana"/>
          <w:i w:val="0"/>
          <w:iCs w:val="0"/>
          <w:caps w:val="0"/>
          <w:color w:val="000000"/>
          <w:spacing w:val="0"/>
          <w:sz w:val="21"/>
          <w:szCs w:val="21"/>
          <w:shd w:val="clear" w:fill="FFFFFF"/>
        </w:rPr>
        <w:t>. Guaranteed latency_in_ms&gt;0-: every transfer takes strictly positive time.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Task-Time Table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Before requests arrive, the judge gives you a table telling you how long tasks take, in milliseconds. You only read this table; you do not measure the times yourself. Read an integer N, then N rows of 7 values; no response is expected: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batch_size prefill_pre prefill_proc prefill_post decode_pre decode_proc decode_post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Here batch_size means the number of requests grouped into one task. The names containing prefill refer to the input stage, and the names containing decode refer to output steps. These fixed names come from the protocol; no AI knowledge is required. The values help you compare scheduling choices. You must read all rows, but a first correct scheduler does not need to use the values at all; a more advanced scheduler will use the complete task-time table, including values between listed rows.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batch_size means Lin for the three input stage columns (one request per input stage group) and member count for the three output columns. The batch_size values are distinct positive integers in [1,4096]. A listed output-step group size may exceed the test's R; such a row only defines the task-time table and does not make that group size schedulable. Not every step is listed at every group size; a missing value is -1. Rows are given in no guaranteed order. Guarantee: every step column contains at least one non-missing entry.</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All listed values are execution durations excluding the schedule cost S, exactly like the dur field of every TDN: the total time for which a computer is busy with a task is always S+dur (see System Model). For each step, sort the available rows by group size. If the needed size is listed, use its time. If it lies between two listed sizes, draw a straight line between their times and use the value on that line. Below the smallest size, use the first time; above the largest size, use the last time. The result is the same on every remote computer and never changes. Guarantee: every resulting legal task duration is strictly positive. Here R is the test's total request count (see Constraints); R is not announced during the interaction and is not a separate group-size limit. No maximum output group size exists beyond the number of currently ready requests. The duration of every completed task is echoed in its TDN's dur field.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Event Frames (Your Turns)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interactor sends a frame whenever one or more events occur. A frame contains: one timestamp line t, one event-count line e, then e event lines. Always read the whole frame before deciding what to do.</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frame timestamp is its event time, printed with 9 decimal places; printed timestamps are nondecreasing, while the internal event times of consecutive frames are strictly increasing. Only events with exactly the same internal timestamp are coalesced. A later event is never moved to an earlier frame, and line order carries no scheduling priority. Your response may use any event in the frame: every resource freed by a TDN is free, even if that event is the last line. Guarantee: FIN appears beside the TDN of that request's final output final step. After reading such a frame, the request is finished and must not appear in your response to that frame or any later response.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Guide: read the whole event frame, update state, then print one count and exactly that many assignments.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ARR &lt;rid&gt; &lt;+Lin[i]-&gt; — request i=rid arrived; its arrival time is this frame's timestamp t; Lin[i] is given, while Lout[i] is unknown.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TDN &lt;server&gt; &lt;task_spec&gt; &lt;dur&gt; — a task completed and its server is now free. task_spec is echoed in a canonical equivalent form: integers use ordinary decimal notation and fields use single spaces; dur is the execution duration, excluding S, printed with 9 digits after the decimal point.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XDN &lt;UP|DOWN&gt; &lt;remote&gt; &lt;size&gt; &lt;PRE|DEC&gt; &lt;m&gt; &lt;rid...&gt; — a transfer completed (its data has arrived). size is in bytes (=len×bytes_per_token); PRE/DEC marks an input-stage or output-step transfer; per-remote computer transfers each produce their own XDN; for input stage, m =1. The m request ids listed are exactly the requests whose data the transfer carries: the single request for input stage; that remote computer's members of the triggering D PRE for an output-step local-to-remote transfer; the members of the triggering D PROC group for an output-step remote-to-local transfer.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FIN &lt;rid&gt; — the request finished all output steps (its last token was just produced). It must not appear in any task you assign from now on.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&lt;server&gt; = E (local computer) or Ck (remote computer k); &lt;m&gt; is the number of request ids that follow. request ids are integers 0,1,…,R−1, assigned in arrival order, never reused.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Constraints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1≤K≤8; 1≤R≤2000; 1≤Lin[i]≤4096; 1≤Lout[i]≤512; ∑iLout[i]≤2⋅105 per test; 1≤num_layers≤64; 2≤N≤4096.</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1≤S≤10; 0.001≤latency_in_ms≤50; 0.001≤bandwidth_gbps≤100; 1≤bytes_per_token≤106.</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0.001≤SLO1,SLO2≤109; 0≤tpbase,distbase≤109; 10−9≤tpUB≤109; and tpUB&gt;tpbase.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Every non-missing task-table entry is in [0.001,104] ms. System reals, task times, timestamps, and durations use 9 decimal places.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Arrival timestamps are nondecreasing in [0,109] ms. Completion frames may exceed 109, but the validator guarantees a conservative upper bound of 1012 ms even if every legal task and transfer is serialized; all timestamps are nonnegative finite doubles.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You never need to predict event timestamps to keep the protocol correct: every completion is announced by the interactor (TDN/XDN) with its timestamp and duration, so a purely reactive scheduler needs no arithmetic on future times. If you simulate ahead for planning, use ordinary double-precision arithmetic with the piecewise-linear lookup and transfer formula above.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At most 2⋅106 frames per test; use fast I/O.</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Degenerate values (e.g. K=1, num_layers=1) occur and simply disable the corresponding mechanic.</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Output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After every frame (one turn), print a count n (0≤n≤K+1), followed by n assignments. For readability the examples put one assignment on each line, but the parser accepts arbitrary whitespace between tokens. Each assignment has the form &lt;server&gt; &lt;task_spec&gt;. It starts one task on a computer that is currently free. The command words shown below are fixed output syntax; copy them exactly. Integer tokens use the ordinary signed-decimal syntax accepted by C++ conversion (an optional leading + and leading zeros are accepted); echoed integers are canonical decimal. Thus a response containing no assignments is simply</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For a first scheduler, most responses may contain only zero or one task. Unmentioned resources stay idle. You may leave any free computer idle even when one or more legal tasks are available. Waiting can be a useful grouping choice, but do not create the stuck state with no future event described in Interaction. Every frame is a scheduling opportunity, including frames containing only transfers or arrivals. After reading the whole frame, you may use any predecessor or free resource reported anywhere in it.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When deciding whether a task is legal, ask three questions: Is its computer free? Has every required predecessor event arrived? Is every request in the task at exactly this step and not already in flight or finished? The tables below make these checks precise.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All assignments in one response begin simultaneously at timestamp t. One cannot depend on another assignment from that same response. Assign at most one task to each resource; it becomes free again only when its TDN arrives. The six legal task shapes are: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steptask_specServerinput stage first stepP PRE &lt;remote&gt; &lt;rid&gt;local computer (also fixes the remote computer)input stage processP PROC &lt;ls&gt; &lt;le&gt; &lt;remote&gt; &lt;rid&gt;that remote computerinput stage final stepP POST &lt;remote&gt; &lt;rid&gt;local computeroutput first stepD PRE -1 &lt;m&gt; &lt;rid...&gt;local computer (across remote computers)output processD PROC &lt;remote&gt; &lt;m&gt; &lt;rid...&gt;that remote computeroutput final stepD POST -1 &lt;m&gt; &lt;rid...&gt;local computer (across remote computers)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For D PRE/D POST, the -1 marks a group spanning remote computers; for D PROC, all members must be assigned to &lt;remote&gt;. In P PRE, &lt;remote&gt; must be in [0,K); in P PROC and P POST, &lt;remote&gt; must equal the request's assigned remote computer — anything else is a violation. (P POST itself runs on the local computer: its &lt;remote&gt; field carries no scheduling meaning and is purely a consistency check against the request's fixed assignment.) Iteration indices are never transmitted: each request's steps are strictly sequential, so your own bookkeeping is the sole — and sufficient — source of truth for which iteration a task belongs to.</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order of request ids within a group has no semantic effect: legality, durations, transfer sizes, and all subsequent events depend only on the member set (D PRE -1 3 4 7 9 and D PRE -1 3 9 4 7 denote the same task). Order is preserved on echo: TDN repeats the same fields in canonical decimal form with single spaces, and every XDN lists its request ids in the order of the triggering task's specification — a D PRE group spanning remote computers has per-remote computer local-to-remote transfer lists that remote computer's members as a subsequence of your D PRE line, an output-step remote-to-local transfer lists the triggering D PROC group in your order.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Dependency Summary</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Each task is listed separately so its predecessor and completion effect are easy to scan. For a group, the predecessor rule applies to every member.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 PRE — Server: local computer. Requires: the request's ARR event. Completes: fixes the request's remote computer and queues its input-stage local-to-remote transfer.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 PROC piece — Server: the assigned remote computer. Requires: for the first piece, the input-stage local-to-remote XDN; for a later piece, the previous piece's TDN. Completes: only the last piece (le=num_layers) queues the input-stage remote-to-local transfer.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 POST — Server: local computer. Requires: the request's input-stage remote-to-local XDN. Completes: stops TDR and makes the request ready for output.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 PRE — Server: local computer. Requires: each member's previous final-step TDN (P POST or its previous D POST), and the request must not be finished. Completes: queues one local-to-remote transfer per remote computer represented in the group, in increasing remote-computer index.</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 PROC — Server: the assigned remote computer. Requires: the local-to-remote XDN carrying each member's current-iteration data. Completes: queues one remote-to-local transfer whose length is the group size.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 POST — Server: local computer. Requires: the remote-to-local XDN carrying each member's current-iteration result. Completes: produces one token per member; after iteration Lout[i], produces FIN.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Interaction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Each test is a separate run of your program. Flush the output stream after every response. In C++, use cout « flush; after printing the complete response; we recommend ios::sync_with_stdio(false); cin.tie(nullptr); for fast input. In Python, call sys.stdout.flush() after printing the complete response (or use print(..., flush=True) for its final line).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interaction proceeds: startup configuration (2 lines) → Task-Time Table (N+1 lines) → repeat {-frame → your response+} → END. Your first response follows the first frame. The whole program follows this loop:</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read the 2 parameter lines, then N and the N warmup rows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loop:</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read one line; if it is END: exit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parse it as timestamp t; read event count e from the next line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read the e event lines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update your state (completions, arrivals, transfers, FINs)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choose assignments for currently free resources (possibly none)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print n and the n assignment lines; flush</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For a simple implementation, store one state per request. Its path is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ARR -&gt; P PRE -&gt; input stage UP -&gt; P PROC piece(s) -&gt; input stage DOWN -&gt; P POST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-&gt; D PRE -&gt; output UP -&gt; D PROC -&gt; output DOWN -&gt; D POST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-&gt; either FIN or the next D PRE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Move a request to its next state only when the corresponding event appears in a frame. Mark a computer busy when you assign it and free only when its TDN appears. Tracking these states is enough for a correct solution. You do not need to predict when tasks will finish.</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You act only when a frame arrives. There is no timer or self-wake mechanism: you cannot ask to be woken at a chosen future time, and you cannot deliberately idle a computer until an arbitrary moment. A task can only be assigned in response to a frame, at that frame's timestamp. If you delay an action, you must wait for a future event frame.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Mistakes That Give Zero Points on a Test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following errors score 0 on the test. A legal but slow choice is still valid; it only lowers your score.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Assigning a task to a busy computer, or two tasks to one resource in a single response.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Assigning a task before all of its required earlier events have been delivered. This includes referencing a rid that has not arrived and re-issuing a completed step.</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Including a request that is already part of an in-flight task, or that has already finished (FIN).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Wrong remote computer: P PROC/P POST with a remote computer other than the request's assigned remote computer; P PRE with a remote computer outside [0,K); a D PROC member assigned to a different remote computer.</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Illegal piece: empty (ls=le), outside [0,num_layers], or not ascending and gap-free.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Malformed group: m&lt;1 or duplicate request ids.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Malformed or unparsable output.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Reaching a stuck state with unfinished requests and no possible future event (see below).</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Exceeding the time or memory limit.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Errors and stream closure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interactor never produces -1 as a failure response. This is unrelated to the mandatory -1 marker in participant commands D PRE and D POST. On a protocol violation or malformed response it simply stops: the test scores 0 and no further frames are sent. If reading input ever fails or reaches end-of-file, exit immediately with exit code 0 — do not block waiting for more input and do not crash; the verdict is determined by the interactor, not by your exit path.</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Getting Stuck</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If unfinished requests remain but no task, transfer, or future arrival can create another event, the run is stuck. The interactor detects this stuck state, terminates, and assigns 0 to the test. While future arrivals remain, responding with 0 assignments is safe because time advances to the next arrival. Delaying a request hurts the score; permanently abandoning it can cause this stuck state.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Termination</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When all requests have finished, the interactor sends END (a single line, in place of the next frame's header) after reading your response to the final frame. Read it and exit.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total number of requests R is not announced in advance and there is no "no more arrivals" signal — you cannot distinguish a lull from the end of the stream. This is intentional; plan your grouping accordingly.</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Scoring</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You do not need to calculate the score to write a valid scheduler. First make a scheduler that finishes every request legally. Read the formula only when you are ready to improve its score. It balances two intuitive goals: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Output rate: finish more output tokens per millisecond of simulated time.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waiting time: make requests ready for output promptly and avoid long gaps between produced tokens.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Each goal becomes a component in [0,1]. The weights wtp and wc say how much that test values each goal, and the final score is their weighted sum times 1000.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exact guarantees are: wtp,wc≥0; wtp+wc=1; SLO1&gt;0; SLO2&gt;0; tpUB&gt;tpbase; distbase≥0. Either weight may be 0, but every request must still be completed and every input/output rule obeyed. The following formula turns a value into a number from 0 to 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+clamp(x;base,target)=max(0,min(1,(x−base)/(target−base)))-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 at base, 1 at target, clamped outside).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Output-Rate Component. tp=∑iLout[i]/total elapsed time tokens/ms, where total elapsed time = (the latest final-token production time over all requests) − (the earliest request arrival time), in ms. Output rate component =clamp(tp;tpbase,tpUB). The value tpbase comes from a fixed one-request-at-a-time reference schedule; tpUB is an estimated high rate. At or below the baseline the component is 0; at or above the upper bound it is 1; between them it grows linearly. These values set scoring and are not promises about any solution in the testing kit.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Waiting-Time Component. The input gives two waiting-time targets. SLO1 is the target average wait until a request is ready for its first output step (time to decode ready, TDR). No token has been produced at this point. SLO2 is the target mean gap between consecutive produced tokens (TPOT). The letters SLO are only part of the fixed input names. For request i, let e1&lt;e2&lt;⋯&lt;eLout[i] be its token production times, i.e. the completion times of its output D POST tasks.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tdr = mean over all requests of (input stage final step completion − arrival).</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tpot = mean of ej+1−ej over all consecutive output gaps of all requests pooled (1≤j&lt;Lout[i]). A request with Lout[i]=1 contributes no gaps. If no request contributes a gap, tpot is defined as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+excess_tdr=max(0,tdr−SLO1SLO1),excess_tpot=max(0,tpot−SLO2SLO2),-</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dist=excess_tdr2+excess_tpot2−−−−−−−−−−−−−−−−−−−−−√.-</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waiting-time component =clamp(dist;distbase,0) — the same conversion with lower values treated as better: lower dist is better, 1 at dist=0, 0 at the reference scheduler's amount above the waiting-time targets distbase. Written out directly (the form easiest to implement and verify):</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+waiting-time component=⎧⎩⎨max(0,1−dist/distbase)10if distbase&gt;0,if distbase=0 and dist=0,if distbase=0 and dist&gt;0.-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Important special case: if distbase=0, the waiting-time component is either 0 or 1. It is 1 only when both mean-waiting-time targets are met (dist=0), and 0 otherwise.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Diagram guide: the upper branch rewards higher output rate; the lower branch rewards smaller normalized TDR/TPOT target violations. The two [0,1] components are weighted, added, and multiplied by 1000.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+NormalizedScore=wtp⋅clamp(tp;tpbase,tpUB)+wc⋅clamp(dist;distbase,0), Score=1000⋅NormalizedScore.-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Thus each completed test awards a score in [0,1000]. Verdicts. A completed interaction scores as above. A protocol error, malformed output, stuck state with no future event, or exceeding the time/memory limit scores 0 on that test; other tests are unaffected. No partial credit is awarded for an unfinished test.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Contest aggregation. The 22 preliminary tests provide feedback and do not contribute to the final ranking. The final score is the arithmetic mean of the 20 frozen final-test scores. Ranking uses that mean before display rounding; the displayed score is rounded to three digits after the decimal point. Therefore a known per-test vector of 0, 500, and 1000--point outcomes contributes exactly those values before averaging. This problem is not open to hacks.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Example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Input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1 1.000000000 2.000000000 1.000000000 125000 4</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30.000000000 15.000000000 0.062500000 0.022222222 0.000000000 0.500000000 0.500000000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2</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1 3.000000000 10.000000000 2.000000000 1.000000000 4.000000000 1.000000000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4 3.000000000 10.000000000 2.000000000 1.000000000 4.000000000 1.000000000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ARR 0 4</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4.000000000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TDN E P PRE 0 0 3.000000000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10.000000000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XDN UP 0 500000 PRE 1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21.000000000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TDN C0 P PROC 0 4 0 0 10.000000000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27.000000000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XDN DOWN 0 500000 PRE 1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30.000000000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TDN E P POST 0 0 2.000000000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32.000000000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TDN E D PRE -1 1 0 1.000000000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35.000000000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XDN UP 0 125000 DEC 1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40.000000000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TDN C0 D PROC 0 1 0 4.000000000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43.000000000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XDN DOWN 0 125000 DEC 1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45.000000000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2</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TDN E D POST -1 1 0 1.000000000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FIN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END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Output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 P PRE 0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C0 P PROC 0 4 0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 P POST 0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 D PRE -1 1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C0 D PROC 0 1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1</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 D POST -1 1 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0</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Note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Examples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If interactive problems are new to you, begin with Example 1 and focus on the repeating pattern: read a complete frame on the left, update your state, then print one complete response on the right. The exact timestamps are consequences of the supplied costs; your scheduler never has to predict them. The transcript below shows the participant-side input and output directly; output responses contain no timestamps.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examples use S=1, latency_in_ms=2, bandwidth_gbps=1, and bytes_per_token=125000. Because bandwidth is in gigabits per second, a one-token transfer takes 2+8⋅125000/106=3 ms. Every table has the interactor's input on the left and your complete response on the right. Each protocol line occupies its own table row. A response begins with its assignment count.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Example 1: one request, end to end.</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Here K=1, num_layers=4, request 0 has Lin[0]=4 and Lout[0]=1, and the relevant execution durations are 3,10,2 ms for input stage and 1,4,1 ms for output. The scheduler uses one full input-stage piece.</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InteractorYour response0.00000000011E P PRE 0 0ARR 0 44.00000000001TDN E P PRE 0 0 3.00000000010.00000000011C0 P PROC 0 4 0 0XDN UP 0 500000 PRE 1 021.00000000001TDN C0 P PROC 0 4 0 0 10.00000000027.00000000011E P POST 0 0XDN DOWN 0 500000 PRE 1 030.00000000011E D PRE -1 1 0TDN E P POST 0 0 2.00000000032.00000000001TDN E D PRE -1 1 0 1.00000000035.00000000011C0 D PROC 0 1 0XDN UP 0 125000 DEC 1 040.00000000001TDN C0 D PROC 0 1 0 4.00000000043.00000000011E D POST -1 1 0XDN DOWN 0 125000 DEC 1 045.00000000002TDN E D POST -1 1 0 1.000000000FIN 0ENDexit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input-stage final step completes at 30.000, so this request's TDR is 30 ms. Its only token is produced at 45.000. Because Lout[0]=1, it contributes no TPOT gap.</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Example 2: grouping requests from two remote computers.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Assume requests 0 and 1 have already been assigned to C0 and C1, respectively, and both are ready for their first output step at time 16.500. This excerpt shows one across-remote-computers first step group, two single-remote-computer process tasks, and one across-remote-computers final step group.</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InteractorYour response16.50000000011E D PRE -1 2 0 1TDN E P POST 1 1 1.25000000019.00000000001TDN E D PRE -1 2 0 1 1.50000000022.00000000011C0 D PROC 0 1 0XDN UP 0 125000 DEC 1 025.00000000011C1 D PROC 1 1 1XDN UP 1 125000 DEC 1 127.00000000001TDN C0 D PROC 0 1 0 4.00000000030.00000000002TDN C1 D PROC 1 1 1 4.000000000XDN DOWN 0 125000 DEC 1 033.00000000011E D POST -1 2 0 1XDN DOWN 1 125000 DEC 1 135.50000000003TDN E D POST -1 2 0 1 1.500000000FIN 0FIN 1ENDexit</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The two requests may share the local computer tasks even though their process tasks run on different remote computers. The two local-to-remote transfers are handled one at a time, in remote-computer number order; the final D POST combines results delivered by two different remote-to-local transfers.</w:t>
      </w:r>
      <w:r>
        <w:rPr>
          <w:rFonts w:hint="default" w:ascii="Verdana" w:hAnsi="Verdana" w:eastAsia="SimSun" w:cs="Verdana"/>
          <w:i w:val="0"/>
          <w:iCs w:val="0"/>
          <w:caps w:val="0"/>
          <w:color w:val="000000"/>
          <w:spacing w:val="0"/>
          <w:sz w:val="21"/>
          <w:szCs w:val="21"/>
          <w:shd w:val="clear" w:fill="FFFFFF"/>
        </w:rPr>
        <w:br w:type="textWrapping"/>
      </w:r>
      <w:r>
        <w:rPr>
          <w:rFonts w:hint="default" w:ascii="Verdana" w:hAnsi="Verdana" w:eastAsia="SimSun" w:cs="Verdana"/>
          <w:i w:val="0"/>
          <w:iCs w:val="0"/>
          <w:caps w:val="0"/>
          <w:color w:val="000000"/>
          <w:spacing w:val="0"/>
          <w:sz w:val="21"/>
          <w:szCs w:val="21"/>
          <w:shd w:val="clear" w:fill="FFFFFF"/>
        </w:rPr>
        <w:t>An output task's time depends only on its group size, never on which output token is being generated or how many tokens are in the request's previously stored data. The task-time table and transfer formula are the complete cost model.</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MathJax_Main">
    <w:altName w:val="SIEMENS_GOST Type A"/>
    <w:panose1 w:val="00000000000000000000"/>
    <w:charset w:val="00"/>
    <w:family w:val="auto"/>
    <w:pitch w:val="default"/>
    <w:sig w:usb0="00000000" w:usb1="00000000" w:usb2="00000000" w:usb3="00000000" w:csb0="00000000" w:csb1="00000000"/>
  </w:font>
  <w:font w:name="SIEMENS_GOST Type A">
    <w:panose1 w:val="02000400000000000000"/>
    <w:charset w:val="00"/>
    <w:family w:val="auto"/>
    <w:pitch w:val="default"/>
    <w:sig w:usb0="00000003" w:usb1="00000000" w:usb2="00000000" w:usb3="00000000" w:csb0="2000019F" w:csb1="DFD70000"/>
  </w:font>
  <w:font w:name="MathJax_Math-italic">
    <w:altName w:val="SIEMENS_GOST Type A"/>
    <w:panose1 w:val="00000000000000000000"/>
    <w:charset w:val="00"/>
    <w:family w:val="auto"/>
    <w:pitch w:val="default"/>
    <w:sig w:usb0="00000000" w:usb1="00000000" w:usb2="00000000" w:usb3="00000000" w:csb0="00000000" w:csb1="00000000"/>
  </w:font>
  <w:font w:name="MathJax_Main-italic">
    <w:altName w:val="SIEMENS_GOST Type A"/>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athJax_Size1">
    <w:altName w:val="SIEMENS_GOST Type A"/>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athJax_Main-bold">
    <w:altName w:val="SIEMENS_GOST Type A"/>
    <w:panose1 w:val="00000000000000000000"/>
    <w:charset w:val="00"/>
    <w:family w:val="auto"/>
    <w:pitch w:val="default"/>
    <w:sig w:usb0="00000000" w:usb1="00000000" w:usb2="00000000" w:usb3="00000000" w:csb0="00000000" w:csb1="00000000"/>
  </w:font>
  <w:font w:name="MathJax_SansSerif">
    <w:altName w:val="SIEMENS_GOST Type A"/>
    <w:panose1 w:val="00000000000000000000"/>
    <w:charset w:val="00"/>
    <w:family w:val="auto"/>
    <w:pitch w:val="default"/>
    <w:sig w:usb0="00000000" w:usb1="00000000" w:usb2="00000000" w:usb3="00000000" w:csb0="00000000" w:csb1="00000000"/>
  </w:font>
  <w:font w:name="MathJax_Size2">
    <w:altName w:val="SIEMENS_GOST Type A"/>
    <w:panose1 w:val="00000000000000000000"/>
    <w:charset w:val="00"/>
    <w:family w:val="auto"/>
    <w:pitch w:val="default"/>
    <w:sig w:usb0="00000000" w:usb1="00000000" w:usb2="00000000" w:usb3="00000000" w:csb0="00000000" w:csb1="00000000"/>
  </w:font>
  <w:font w:name="MathJax_Size4">
    <w:altName w:val="SIEMENS_GOST Type A"/>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45FA06"/>
    <w:multiLevelType w:val="multilevel"/>
    <w:tmpl w:val="BE45FA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E4E2813"/>
    <w:multiLevelType w:val="multilevel"/>
    <w:tmpl w:val="EE4E2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3EADA13"/>
    <w:multiLevelType w:val="multilevel"/>
    <w:tmpl w:val="F3EAD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D2C29B5"/>
    <w:multiLevelType w:val="multilevel"/>
    <w:tmpl w:val="0D2C29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4CF54FD"/>
    <w:multiLevelType w:val="multilevel"/>
    <w:tmpl w:val="14CF54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252D5064"/>
    <w:multiLevelType w:val="multilevel"/>
    <w:tmpl w:val="252D5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46F79E1E"/>
    <w:multiLevelType w:val="multilevel"/>
    <w:tmpl w:val="46F79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4BEAEA9A"/>
    <w:multiLevelType w:val="multilevel"/>
    <w:tmpl w:val="4BEAE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F46EFB7"/>
    <w:multiLevelType w:val="multilevel"/>
    <w:tmpl w:val="6F46EF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75489062"/>
    <w:multiLevelType w:val="multilevel"/>
    <w:tmpl w:val="754890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0"/>
  </w:num>
  <w:num w:numId="3">
    <w:abstractNumId w:val="6"/>
  </w:num>
  <w:num w:numId="4">
    <w:abstractNumId w:val="9"/>
  </w:num>
  <w:num w:numId="5">
    <w:abstractNumId w:val="7"/>
  </w:num>
  <w:num w:numId="6">
    <w:abstractNumId w:val="1"/>
  </w:num>
  <w:num w:numId="7">
    <w:abstractNumId w:val="5"/>
  </w:num>
  <w:num w:numId="8">
    <w:abstractNumId w:val="2"/>
  </w:num>
  <w:num w:numId="9">
    <w:abstractNumId w:val="8"/>
  </w:num>
  <w:num w:numId="10">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3D7064"/>
    <w:rsid w:val="75FD2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5473</Words>
  <Characters>28181</Characters>
  <Lines>0</Lines>
  <Paragraphs>0</Paragraphs>
  <TotalTime>0</TotalTime>
  <ScaleCrop>false</ScaleCrop>
  <LinksUpToDate>false</LinksUpToDate>
  <CharactersWithSpaces>33316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2026-08-16T17:05:00Z</dcterms:created>
  <dc:creator>vishw</dc:creator>
  <cp:lastModifiedBy>Vishwanath Archak M R</cp:lastModifiedBy>
  <dcterms:modified xsi:type="dcterms:W3CDTF">2026-08-19T14:28:20Z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eyJoZGlkIjoiNmRiMzZjMDYxYmNhM2ZkMTk5ODEyOGQ2OGQ3MDRmYmIiLCJ1c2VySWQiOiI1Njc1MjUzNTM4NDgifQ==</vt:lpwstr>
  </property>
  <property fmtid="{D5CDD505-2E9C-101B-9397-08002B2CF9AE}" pid="4" name="ICV">
    <vt:lpwstr>C88B81A3831244CD92BB28307AD4F374_12</vt:lpwstr>
  </property>
</Properties>
</file>